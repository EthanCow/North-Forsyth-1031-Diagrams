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D0863" w14:textId="77777777" w:rsidR="00541CB9" w:rsidRPr="00B80293" w:rsidRDefault="00541CB9" w:rsidP="00541CB9">
      <w:pPr>
        <w:pStyle w:val="AREAbodytext"/>
        <w:rPr>
          <w:rFonts w:ascii="Times New Roman" w:hAnsi="Times New Roman"/>
          <w:color w:val="auto"/>
          <w:sz w:val="22"/>
          <w:szCs w:val="22"/>
        </w:rPr>
      </w:pPr>
      <w:r w:rsidRPr="00B80293">
        <w:rPr>
          <w:rFonts w:ascii="Times New Roman" w:hAnsi="Times New Roman"/>
          <w:color w:val="auto"/>
          <w:sz w:val="22"/>
          <w:szCs w:val="22"/>
        </w:rPr>
        <w:t>Theresa Blades</w:t>
      </w:r>
    </w:p>
    <w:p w14:paraId="4AC7AB49" w14:textId="77777777" w:rsidR="00541CB9" w:rsidRPr="00B80293" w:rsidRDefault="00541CB9" w:rsidP="00541CB9">
      <w:pPr>
        <w:pStyle w:val="AREAbodytext"/>
        <w:rPr>
          <w:rFonts w:ascii="Times New Roman" w:hAnsi="Times New Roman"/>
          <w:color w:val="auto"/>
          <w:sz w:val="22"/>
          <w:szCs w:val="22"/>
        </w:rPr>
      </w:pPr>
      <w:r w:rsidRPr="00B80293">
        <w:rPr>
          <w:rFonts w:ascii="Times New Roman" w:hAnsi="Times New Roman"/>
          <w:color w:val="auto"/>
          <w:sz w:val="22"/>
          <w:szCs w:val="22"/>
        </w:rPr>
        <w:t>The Hanover Company</w:t>
      </w:r>
    </w:p>
    <w:p w14:paraId="6902E9F5" w14:textId="77777777" w:rsidR="00541CB9" w:rsidRPr="00B80293" w:rsidRDefault="00541CB9" w:rsidP="00541CB9">
      <w:pPr>
        <w:pStyle w:val="AREAbodytext"/>
        <w:rPr>
          <w:rFonts w:ascii="Times New Roman" w:hAnsi="Times New Roman"/>
          <w:color w:val="auto"/>
          <w:sz w:val="22"/>
          <w:szCs w:val="22"/>
        </w:rPr>
      </w:pPr>
      <w:r w:rsidRPr="00B80293">
        <w:rPr>
          <w:rFonts w:ascii="Times New Roman" w:hAnsi="Times New Roman"/>
          <w:color w:val="auto"/>
          <w:sz w:val="22"/>
          <w:szCs w:val="22"/>
        </w:rPr>
        <w:t>1780 S. Post Oak Lane</w:t>
      </w:r>
    </w:p>
    <w:p w14:paraId="2FD63F0F" w14:textId="77777777" w:rsidR="00541CB9" w:rsidRPr="00B80293" w:rsidRDefault="00541CB9" w:rsidP="001C4D8E">
      <w:pPr>
        <w:pStyle w:val="AREAbodytext"/>
        <w:rPr>
          <w:rFonts w:ascii="Times New Roman" w:hAnsi="Times New Roman"/>
          <w:color w:val="auto"/>
          <w:sz w:val="22"/>
          <w:szCs w:val="22"/>
        </w:rPr>
      </w:pPr>
      <w:r w:rsidRPr="00B80293">
        <w:rPr>
          <w:rFonts w:ascii="Times New Roman" w:hAnsi="Times New Roman"/>
          <w:color w:val="auto"/>
          <w:sz w:val="22"/>
          <w:szCs w:val="22"/>
        </w:rPr>
        <w:t>Houston, TX 77056</w:t>
      </w:r>
    </w:p>
    <w:p w14:paraId="493E013C" w14:textId="77777777" w:rsidR="00541CB9" w:rsidRPr="00B80293" w:rsidRDefault="00541CB9" w:rsidP="00541CB9">
      <w:pPr>
        <w:pStyle w:val="AREAbodytext"/>
        <w:rPr>
          <w:rFonts w:ascii="Times New Roman" w:hAnsi="Times New Roman"/>
          <w:color w:val="auto"/>
          <w:sz w:val="22"/>
          <w:szCs w:val="22"/>
        </w:rPr>
      </w:pPr>
    </w:p>
    <w:p w14:paraId="6AC22C04" w14:textId="77777777" w:rsidR="00541CB9" w:rsidRPr="00B80293" w:rsidRDefault="00541CB9" w:rsidP="00541CB9">
      <w:pPr>
        <w:pStyle w:val="AREAbodytext"/>
        <w:rPr>
          <w:rFonts w:ascii="Times New Roman" w:hAnsi="Times New Roman"/>
          <w:color w:val="auto"/>
          <w:sz w:val="22"/>
          <w:szCs w:val="22"/>
        </w:rPr>
      </w:pPr>
    </w:p>
    <w:p w14:paraId="361F91C3" w14:textId="314BDF23" w:rsidR="00541CB9" w:rsidRPr="00B80293" w:rsidRDefault="00541CB9" w:rsidP="00541CB9">
      <w:pPr>
        <w:pStyle w:val="AREAbodytext"/>
        <w:rPr>
          <w:rFonts w:ascii="Times New Roman" w:hAnsi="Times New Roman"/>
          <w:color w:val="auto"/>
          <w:sz w:val="22"/>
          <w:szCs w:val="22"/>
        </w:rPr>
      </w:pPr>
      <w:r w:rsidRPr="00B80293">
        <w:rPr>
          <w:rFonts w:ascii="Times New Roman" w:hAnsi="Times New Roman"/>
          <w:color w:val="auto"/>
          <w:sz w:val="22"/>
          <w:szCs w:val="22"/>
        </w:rPr>
        <w:t>RE:</w:t>
      </w:r>
      <w:r w:rsidRPr="00B80293">
        <w:rPr>
          <w:rFonts w:ascii="Times New Roman" w:hAnsi="Times New Roman"/>
          <w:color w:val="auto"/>
          <w:sz w:val="22"/>
          <w:szCs w:val="22"/>
        </w:rPr>
        <w:tab/>
        <w:t xml:space="preserve">Hanover Development Joint Venture </w:t>
      </w:r>
    </w:p>
    <w:p w14:paraId="7427A66D" w14:textId="77777777" w:rsidR="00541CB9" w:rsidRPr="00B80293" w:rsidRDefault="00541CB9" w:rsidP="00541CB9">
      <w:pPr>
        <w:pStyle w:val="AREAbodytext"/>
        <w:rPr>
          <w:rFonts w:ascii="Times New Roman" w:hAnsi="Times New Roman"/>
          <w:color w:val="auto"/>
          <w:sz w:val="22"/>
          <w:szCs w:val="22"/>
        </w:rPr>
      </w:pPr>
    </w:p>
    <w:p w14:paraId="30289378" w14:textId="77777777" w:rsidR="00541CB9" w:rsidRPr="00B80293" w:rsidRDefault="00541CB9" w:rsidP="00541CB9">
      <w:pPr>
        <w:pStyle w:val="AREAbodytext"/>
        <w:rPr>
          <w:rFonts w:ascii="Times New Roman" w:hAnsi="Times New Roman"/>
          <w:color w:val="auto"/>
          <w:sz w:val="22"/>
          <w:szCs w:val="22"/>
        </w:rPr>
      </w:pPr>
      <w:r w:rsidRPr="00B80293">
        <w:rPr>
          <w:rFonts w:ascii="Times New Roman" w:hAnsi="Times New Roman"/>
          <w:color w:val="auto"/>
          <w:sz w:val="22"/>
          <w:szCs w:val="22"/>
        </w:rPr>
        <w:t xml:space="preserve">Dear Theresa:   </w:t>
      </w:r>
    </w:p>
    <w:p w14:paraId="1FAE1D6A" w14:textId="77777777" w:rsidR="00541CB9" w:rsidRPr="00B80293" w:rsidRDefault="00541CB9" w:rsidP="00541CB9">
      <w:pPr>
        <w:pStyle w:val="AREAbodytext"/>
        <w:jc w:val="both"/>
        <w:rPr>
          <w:rFonts w:ascii="Times New Roman" w:hAnsi="Times New Roman"/>
          <w:color w:val="auto"/>
          <w:sz w:val="22"/>
          <w:szCs w:val="22"/>
        </w:rPr>
      </w:pPr>
    </w:p>
    <w:p w14:paraId="75AB3589" w14:textId="77DA6593" w:rsidR="00541CB9" w:rsidRPr="003C1395" w:rsidRDefault="00784756" w:rsidP="00541CB9">
      <w:pPr>
        <w:pStyle w:val="AREAbodytext"/>
        <w:jc w:val="both"/>
        <w:rPr>
          <w:rFonts w:ascii="Times New Roman" w:hAnsi="Times New Roman"/>
          <w:color w:val="auto"/>
          <w:sz w:val="22"/>
          <w:szCs w:val="22"/>
        </w:rPr>
      </w:pPr>
      <w:r>
        <w:rPr>
          <w:rFonts w:ascii="Times New Roman" w:hAnsi="Times New Roman"/>
          <w:color w:val="auto"/>
          <w:sz w:val="22"/>
          <w:szCs w:val="22"/>
        </w:rPr>
        <w:t>Kao Management Trust</w:t>
      </w:r>
      <w:r w:rsidR="00541CB9" w:rsidRPr="00B80293">
        <w:rPr>
          <w:rFonts w:ascii="Times New Roman" w:hAnsi="Times New Roman"/>
          <w:color w:val="auto"/>
          <w:sz w:val="22"/>
          <w:szCs w:val="22"/>
        </w:rPr>
        <w:t xml:space="preserve"> (“LP Partner”), on behalf of one or more of its affiliates, funds under management, and/or assignees, is pleased to present herein an expression of interest in entering into a joint venture (the “Joint Venture”) with Hanover </w:t>
      </w:r>
      <w:r w:rsidR="00F86727">
        <w:rPr>
          <w:rFonts w:ascii="Times New Roman" w:hAnsi="Times New Roman"/>
          <w:color w:val="auto"/>
          <w:sz w:val="22"/>
          <w:szCs w:val="22"/>
        </w:rPr>
        <w:t>Industrial LLC</w:t>
      </w:r>
      <w:r>
        <w:rPr>
          <w:rFonts w:ascii="Times New Roman" w:hAnsi="Times New Roman"/>
          <w:color w:val="auto"/>
          <w:sz w:val="22"/>
          <w:szCs w:val="22"/>
        </w:rPr>
        <w:t xml:space="preserve"> </w:t>
      </w:r>
      <w:r w:rsidR="00541CB9" w:rsidRPr="003C1395">
        <w:rPr>
          <w:rFonts w:ascii="Times New Roman" w:hAnsi="Times New Roman"/>
          <w:color w:val="auto"/>
          <w:sz w:val="22"/>
          <w:szCs w:val="22"/>
        </w:rPr>
        <w:t>(the “Sponsor”) to develop</w:t>
      </w:r>
      <w:r w:rsidR="00F86727">
        <w:rPr>
          <w:rFonts w:ascii="Times New Roman" w:hAnsi="Times New Roman"/>
          <w:color w:val="auto"/>
          <w:sz w:val="22"/>
          <w:szCs w:val="22"/>
        </w:rPr>
        <w:t xml:space="preserve"> </w:t>
      </w:r>
      <w:r>
        <w:rPr>
          <w:rFonts w:ascii="Times New Roman" w:hAnsi="Times New Roman"/>
          <w:color w:val="auto"/>
          <w:sz w:val="22"/>
          <w:szCs w:val="22"/>
        </w:rPr>
        <w:t>North Forsyth Commerce Center</w:t>
      </w:r>
      <w:r w:rsidR="00541CB9" w:rsidRPr="003C1395">
        <w:rPr>
          <w:rFonts w:ascii="Times New Roman" w:hAnsi="Times New Roman"/>
          <w:color w:val="auto"/>
          <w:sz w:val="22"/>
          <w:szCs w:val="22"/>
        </w:rPr>
        <w:t xml:space="preserve">, consisting of </w:t>
      </w:r>
      <w:r>
        <w:rPr>
          <w:rFonts w:ascii="Times New Roman" w:hAnsi="Times New Roman"/>
          <w:color w:val="auto"/>
          <w:sz w:val="22"/>
          <w:szCs w:val="22"/>
        </w:rPr>
        <w:t>two</w:t>
      </w:r>
      <w:r w:rsidR="00F86727">
        <w:rPr>
          <w:rFonts w:ascii="Times New Roman" w:hAnsi="Times New Roman"/>
          <w:color w:val="auto"/>
          <w:sz w:val="22"/>
          <w:szCs w:val="22"/>
        </w:rPr>
        <w:t xml:space="preserve"> </w:t>
      </w:r>
      <w:r w:rsidR="00F86727" w:rsidRPr="0007362D">
        <w:rPr>
          <w:rFonts w:ascii="Times New Roman" w:hAnsi="Times New Roman"/>
          <w:color w:val="auto"/>
          <w:sz w:val="22"/>
          <w:szCs w:val="22"/>
        </w:rPr>
        <w:t>to-be-constructed industrial building</w:t>
      </w:r>
      <w:r>
        <w:rPr>
          <w:rFonts w:ascii="Times New Roman" w:hAnsi="Times New Roman"/>
          <w:color w:val="auto"/>
          <w:sz w:val="22"/>
          <w:szCs w:val="22"/>
        </w:rPr>
        <w:t>s</w:t>
      </w:r>
      <w:r w:rsidR="00F86727" w:rsidRPr="0007362D">
        <w:rPr>
          <w:rFonts w:ascii="Times New Roman" w:hAnsi="Times New Roman"/>
          <w:color w:val="auto"/>
          <w:sz w:val="22"/>
          <w:szCs w:val="22"/>
        </w:rPr>
        <w:t xml:space="preserve"> totaling approximately </w:t>
      </w:r>
      <w:r>
        <w:rPr>
          <w:rFonts w:ascii="Times New Roman" w:hAnsi="Times New Roman"/>
          <w:color w:val="auto"/>
          <w:sz w:val="22"/>
          <w:szCs w:val="22"/>
        </w:rPr>
        <w:t>327,600</w:t>
      </w:r>
      <w:r w:rsidRPr="0007362D">
        <w:rPr>
          <w:rFonts w:ascii="Times New Roman" w:hAnsi="Times New Roman"/>
          <w:color w:val="auto"/>
          <w:sz w:val="22"/>
          <w:szCs w:val="22"/>
        </w:rPr>
        <w:t xml:space="preserve"> </w:t>
      </w:r>
      <w:r w:rsidR="00F86727" w:rsidRPr="0007362D">
        <w:rPr>
          <w:rFonts w:ascii="Times New Roman" w:hAnsi="Times New Roman"/>
          <w:color w:val="auto"/>
          <w:sz w:val="22"/>
          <w:szCs w:val="22"/>
        </w:rPr>
        <w:t xml:space="preserve">SF </w:t>
      </w:r>
      <w:r w:rsidR="00541CB9" w:rsidRPr="003C1395">
        <w:rPr>
          <w:rFonts w:ascii="Times New Roman" w:hAnsi="Times New Roman"/>
          <w:color w:val="auto"/>
          <w:sz w:val="22"/>
          <w:szCs w:val="22"/>
        </w:rPr>
        <w:t xml:space="preserve">located in </w:t>
      </w:r>
      <w:r>
        <w:rPr>
          <w:rFonts w:ascii="Times New Roman" w:hAnsi="Times New Roman"/>
          <w:color w:val="auto"/>
          <w:sz w:val="22"/>
          <w:szCs w:val="22"/>
        </w:rPr>
        <w:t>Forsyth County, GA</w:t>
      </w:r>
      <w:r w:rsidR="00A6796D">
        <w:rPr>
          <w:rFonts w:ascii="Times New Roman" w:hAnsi="Times New Roman"/>
          <w:color w:val="auto"/>
          <w:sz w:val="22"/>
          <w:szCs w:val="22"/>
        </w:rPr>
        <w:t xml:space="preserve"> </w:t>
      </w:r>
      <w:r w:rsidR="00541CB9" w:rsidRPr="003C1395">
        <w:rPr>
          <w:rFonts w:ascii="Times New Roman" w:hAnsi="Times New Roman"/>
          <w:color w:val="auto"/>
          <w:sz w:val="22"/>
          <w:szCs w:val="22"/>
        </w:rPr>
        <w:t xml:space="preserve">(the “Project”, “Property”, or “Transaction”). </w:t>
      </w:r>
    </w:p>
    <w:p w14:paraId="0D2AE36E" w14:textId="77777777" w:rsidR="00541CB9" w:rsidRPr="003C1395" w:rsidRDefault="00541CB9" w:rsidP="00541CB9">
      <w:pPr>
        <w:pStyle w:val="AREAbodytext"/>
        <w:rPr>
          <w:rFonts w:ascii="Times New Roman" w:hAnsi="Times New Roman"/>
          <w:color w:val="auto"/>
          <w:sz w:val="22"/>
          <w:szCs w:val="22"/>
        </w:rPr>
      </w:pPr>
    </w:p>
    <w:p w14:paraId="2659AF58" w14:textId="77777777" w:rsidR="00541CB9" w:rsidRPr="003C1395" w:rsidRDefault="00541CB9" w:rsidP="00541CB9">
      <w:pPr>
        <w:pStyle w:val="AREAbodytext"/>
        <w:ind w:left="2880" w:hanging="2880"/>
        <w:jc w:val="both"/>
        <w:rPr>
          <w:rFonts w:ascii="Times New Roman" w:hAnsi="Times New Roman"/>
          <w:b/>
          <w:color w:val="auto"/>
          <w:sz w:val="22"/>
          <w:szCs w:val="22"/>
        </w:rPr>
      </w:pPr>
    </w:p>
    <w:p w14:paraId="59A894B7" w14:textId="35B3D7C5" w:rsidR="00541CB9" w:rsidRPr="003C1395" w:rsidRDefault="00541CB9" w:rsidP="00541CB9">
      <w:pPr>
        <w:pStyle w:val="AREAbodytext"/>
        <w:ind w:left="2880" w:hanging="2880"/>
        <w:jc w:val="both"/>
        <w:rPr>
          <w:rFonts w:ascii="Times New Roman" w:hAnsi="Times New Roman"/>
          <w:color w:val="auto"/>
          <w:sz w:val="22"/>
          <w:szCs w:val="22"/>
        </w:rPr>
      </w:pPr>
      <w:r w:rsidRPr="003C1395">
        <w:rPr>
          <w:rFonts w:ascii="Times New Roman" w:hAnsi="Times New Roman"/>
          <w:b/>
          <w:color w:val="auto"/>
          <w:sz w:val="22"/>
          <w:szCs w:val="22"/>
        </w:rPr>
        <w:t>Transaction:</w:t>
      </w:r>
      <w:r w:rsidRPr="003C1395">
        <w:rPr>
          <w:rFonts w:ascii="Times New Roman" w:hAnsi="Times New Roman"/>
          <w:b/>
          <w:color w:val="auto"/>
          <w:sz w:val="22"/>
          <w:szCs w:val="22"/>
        </w:rPr>
        <w:tab/>
      </w:r>
      <w:r w:rsidRPr="003C1395">
        <w:rPr>
          <w:rFonts w:ascii="Times New Roman" w:hAnsi="Times New Roman"/>
          <w:color w:val="auto"/>
          <w:sz w:val="22"/>
          <w:szCs w:val="22"/>
        </w:rPr>
        <w:t xml:space="preserve">The Joint Venture intends to develop, lease, and sell the Project. LP Partner has underwritten total project costs of </w:t>
      </w:r>
      <w:r w:rsidRPr="003E6A0E">
        <w:rPr>
          <w:rFonts w:ascii="Times New Roman" w:hAnsi="Times New Roman"/>
          <w:color w:val="auto"/>
          <w:sz w:val="22"/>
          <w:szCs w:val="22"/>
        </w:rPr>
        <w:t>$</w:t>
      </w:r>
      <w:r w:rsidR="00901504" w:rsidRPr="003E6A0E">
        <w:rPr>
          <w:rFonts w:ascii="Times New Roman" w:hAnsi="Times New Roman"/>
          <w:color w:val="auto"/>
          <w:sz w:val="22"/>
          <w:szCs w:val="22"/>
        </w:rPr>
        <w:t>[</w:t>
      </w:r>
      <w:ins w:id="0" w:author="Ethan Kao" w:date="2026-06-12T16:02:00Z" w16du:dateUtc="2026-06-12T21:02:00Z">
        <w:r w:rsidR="003E6A0E" w:rsidRPr="003E6A0E">
          <w:rPr>
            <w:rFonts w:ascii="Times New Roman" w:hAnsi="Times New Roman"/>
            <w:color w:val="auto"/>
            <w:sz w:val="22"/>
            <w:szCs w:val="22"/>
          </w:rPr>
          <w:t>50.3</w:t>
        </w:r>
      </w:ins>
      <w:del w:id="1" w:author="Ethan Kao" w:date="2026-06-12T09:59:00Z" w16du:dateUtc="2026-06-12T14:59:00Z">
        <w:r w:rsidR="00901504" w:rsidRPr="003E6A0E" w:rsidDel="00784756">
          <w:rPr>
            <w:rFonts w:ascii="Times New Roman" w:hAnsi="Times New Roman"/>
            <w:color w:val="auto"/>
            <w:sz w:val="22"/>
            <w:szCs w:val="22"/>
          </w:rPr>
          <w:delText>__</w:delText>
        </w:r>
      </w:del>
      <w:r w:rsidR="00901504" w:rsidRPr="003E6A0E">
        <w:rPr>
          <w:rFonts w:ascii="Times New Roman" w:hAnsi="Times New Roman"/>
          <w:color w:val="auto"/>
          <w:sz w:val="22"/>
          <w:szCs w:val="22"/>
        </w:rPr>
        <w:t>]</w:t>
      </w:r>
      <w:r w:rsidRPr="003E6A0E">
        <w:rPr>
          <w:rFonts w:ascii="Times New Roman" w:hAnsi="Times New Roman"/>
          <w:color w:val="auto"/>
          <w:sz w:val="22"/>
          <w:szCs w:val="22"/>
        </w:rPr>
        <w:t xml:space="preserve"> million</w:t>
      </w:r>
      <w:r w:rsidRPr="003C1395">
        <w:rPr>
          <w:rFonts w:ascii="Times New Roman" w:hAnsi="Times New Roman"/>
          <w:color w:val="auto"/>
          <w:sz w:val="22"/>
          <w:szCs w:val="22"/>
        </w:rPr>
        <w:t xml:space="preserve">, per the latest budget. The parties will mutually approve a final development budget that will be attached to the Definitive Documents (the “Development Budget”). </w:t>
      </w:r>
    </w:p>
    <w:p w14:paraId="335E10D7" w14:textId="77777777" w:rsidR="00541CB9" w:rsidRPr="003C1395" w:rsidRDefault="00541CB9" w:rsidP="00541CB9">
      <w:pPr>
        <w:pStyle w:val="AREAbodytext"/>
        <w:jc w:val="both"/>
        <w:rPr>
          <w:rFonts w:ascii="Times New Roman" w:hAnsi="Times New Roman"/>
          <w:color w:val="auto"/>
          <w:sz w:val="22"/>
          <w:szCs w:val="22"/>
        </w:rPr>
      </w:pPr>
    </w:p>
    <w:p w14:paraId="3AB8D236" w14:textId="2CDC1C38" w:rsidR="00541CB9" w:rsidRPr="00B80293" w:rsidRDefault="00541CB9" w:rsidP="00541CB9">
      <w:pPr>
        <w:pStyle w:val="AREAbodytext"/>
        <w:ind w:left="2880" w:hanging="2880"/>
        <w:jc w:val="both"/>
        <w:rPr>
          <w:rFonts w:ascii="Times New Roman" w:hAnsi="Times New Roman"/>
          <w:color w:val="auto"/>
          <w:sz w:val="22"/>
          <w:szCs w:val="22"/>
        </w:rPr>
      </w:pPr>
      <w:r w:rsidRPr="003C1395">
        <w:rPr>
          <w:rFonts w:ascii="Times New Roman" w:hAnsi="Times New Roman"/>
          <w:b/>
          <w:color w:val="auto"/>
          <w:sz w:val="22"/>
          <w:szCs w:val="22"/>
        </w:rPr>
        <w:t>Land Basis:</w:t>
      </w:r>
      <w:r w:rsidRPr="003C1395">
        <w:rPr>
          <w:rFonts w:ascii="Times New Roman" w:hAnsi="Times New Roman"/>
          <w:b/>
          <w:color w:val="auto"/>
          <w:sz w:val="22"/>
          <w:szCs w:val="22"/>
        </w:rPr>
        <w:tab/>
      </w:r>
      <w:del w:id="2" w:author="Ethan Kao" w:date="2026-06-12T16:02:00Z" w16du:dateUtc="2026-06-12T21:02:00Z">
        <w:r w:rsidR="004D0402" w:rsidDel="003E6A0E">
          <w:rPr>
            <w:rFonts w:ascii="Times New Roman" w:hAnsi="Times New Roman"/>
            <w:b/>
            <w:color w:val="auto"/>
            <w:sz w:val="22"/>
            <w:szCs w:val="22"/>
          </w:rPr>
          <w:delText>[</w:delText>
        </w:r>
      </w:del>
      <w:r w:rsidRPr="00B80293">
        <w:rPr>
          <w:rFonts w:ascii="Times New Roman" w:hAnsi="Times New Roman"/>
          <w:color w:val="auto"/>
          <w:sz w:val="22"/>
          <w:szCs w:val="22"/>
        </w:rPr>
        <w:t>The Land Basis in the</w:t>
      </w:r>
      <w:r w:rsidRPr="00B80293">
        <w:rPr>
          <w:rFonts w:ascii="Times New Roman" w:hAnsi="Times New Roman"/>
          <w:b/>
          <w:color w:val="auto"/>
          <w:sz w:val="22"/>
          <w:szCs w:val="22"/>
        </w:rPr>
        <w:t xml:space="preserve"> </w:t>
      </w:r>
      <w:r w:rsidRPr="00B80293">
        <w:rPr>
          <w:rFonts w:ascii="Times New Roman" w:hAnsi="Times New Roman"/>
          <w:color w:val="auto"/>
          <w:sz w:val="22"/>
          <w:szCs w:val="22"/>
        </w:rPr>
        <w:t>Project budget will be based upon actual payment made to the third-party land seller.</w:t>
      </w:r>
      <w:del w:id="3" w:author="Ethan Kao" w:date="2026-06-12T16:02:00Z" w16du:dateUtc="2026-06-12T21:02:00Z">
        <w:r w:rsidR="00B80293" w:rsidDel="003E6A0E">
          <w:rPr>
            <w:rFonts w:ascii="Times New Roman" w:hAnsi="Times New Roman"/>
            <w:color w:val="auto"/>
            <w:sz w:val="22"/>
            <w:szCs w:val="22"/>
          </w:rPr>
          <w:delText>]</w:delText>
        </w:r>
      </w:del>
      <w:r w:rsidR="00B80293">
        <w:rPr>
          <w:rFonts w:ascii="Times New Roman" w:hAnsi="Times New Roman"/>
          <w:color w:val="auto"/>
          <w:sz w:val="22"/>
          <w:szCs w:val="22"/>
        </w:rPr>
        <w:t xml:space="preserve"> </w:t>
      </w:r>
      <w:r w:rsidRPr="00B80293">
        <w:rPr>
          <w:rFonts w:ascii="Times New Roman" w:hAnsi="Times New Roman"/>
          <w:color w:val="auto"/>
          <w:sz w:val="22"/>
          <w:szCs w:val="22"/>
        </w:rPr>
        <w:t xml:space="preserve">The total Land Basis for the project will be </w:t>
      </w:r>
      <w:del w:id="4" w:author="Ethan Kao" w:date="2026-06-12T10:00:00Z" w16du:dateUtc="2026-06-12T15:00:00Z">
        <w:r w:rsidRPr="00B80293" w:rsidDel="00784756">
          <w:rPr>
            <w:rFonts w:ascii="Times New Roman" w:hAnsi="Times New Roman"/>
            <w:color w:val="auto"/>
            <w:sz w:val="22"/>
            <w:szCs w:val="22"/>
          </w:rPr>
          <w:delText>$</w:delText>
        </w:r>
        <w:r w:rsidR="00901504" w:rsidRPr="00B80293" w:rsidDel="00784756">
          <w:rPr>
            <w:rFonts w:ascii="Times New Roman" w:hAnsi="Times New Roman"/>
            <w:color w:val="auto"/>
            <w:sz w:val="22"/>
            <w:szCs w:val="22"/>
          </w:rPr>
          <w:delText>[____]</w:delText>
        </w:r>
        <w:r w:rsidRPr="00B80293" w:rsidDel="00784756">
          <w:rPr>
            <w:rFonts w:ascii="Times New Roman" w:hAnsi="Times New Roman"/>
            <w:color w:val="auto"/>
            <w:sz w:val="22"/>
            <w:szCs w:val="22"/>
          </w:rPr>
          <w:delText xml:space="preserve"> </w:delText>
        </w:r>
      </w:del>
      <w:ins w:id="5" w:author="Ethan Kao" w:date="2026-06-12T10:00:00Z" w16du:dateUtc="2026-06-12T15:00:00Z">
        <w:r w:rsidR="00784756" w:rsidRPr="00B80293">
          <w:rPr>
            <w:rFonts w:ascii="Times New Roman" w:hAnsi="Times New Roman"/>
            <w:color w:val="auto"/>
            <w:sz w:val="22"/>
            <w:szCs w:val="22"/>
          </w:rPr>
          <w:t>$</w:t>
        </w:r>
        <w:r w:rsidR="00784756">
          <w:rPr>
            <w:rFonts w:ascii="Times New Roman" w:hAnsi="Times New Roman"/>
            <w:color w:val="auto"/>
            <w:sz w:val="22"/>
            <w:szCs w:val="22"/>
          </w:rPr>
          <w:t>6.5</w:t>
        </w:r>
        <w:r w:rsidR="00784756" w:rsidRPr="00B80293">
          <w:rPr>
            <w:rFonts w:ascii="Times New Roman" w:hAnsi="Times New Roman"/>
            <w:color w:val="auto"/>
            <w:sz w:val="22"/>
            <w:szCs w:val="22"/>
          </w:rPr>
          <w:t xml:space="preserve"> </w:t>
        </w:r>
      </w:ins>
      <w:r w:rsidRPr="00B80293">
        <w:rPr>
          <w:rFonts w:ascii="Times New Roman" w:hAnsi="Times New Roman"/>
          <w:color w:val="auto"/>
          <w:sz w:val="22"/>
          <w:szCs w:val="22"/>
        </w:rPr>
        <w:t>million.</w:t>
      </w:r>
    </w:p>
    <w:p w14:paraId="5F652DBE" w14:textId="77777777" w:rsidR="00541CB9" w:rsidRPr="00B80293" w:rsidRDefault="00541CB9" w:rsidP="00541CB9">
      <w:pPr>
        <w:pStyle w:val="AREAbodytext"/>
        <w:jc w:val="both"/>
        <w:rPr>
          <w:rFonts w:ascii="Times New Roman" w:hAnsi="Times New Roman"/>
          <w:b/>
          <w:color w:val="auto"/>
          <w:sz w:val="22"/>
          <w:szCs w:val="22"/>
        </w:rPr>
      </w:pPr>
      <w:r w:rsidRPr="00B80293">
        <w:rPr>
          <w:rFonts w:ascii="Times New Roman" w:hAnsi="Times New Roman"/>
          <w:color w:val="auto"/>
          <w:sz w:val="22"/>
          <w:szCs w:val="22"/>
        </w:rPr>
        <w:tab/>
      </w:r>
    </w:p>
    <w:p w14:paraId="4798C0D8" w14:textId="0BB10C48" w:rsidR="00541CB9" w:rsidRPr="00F86727" w:rsidRDefault="00541CB9" w:rsidP="00541CB9">
      <w:pPr>
        <w:pStyle w:val="AREAbodytext"/>
        <w:ind w:left="2880" w:hanging="2880"/>
        <w:jc w:val="both"/>
        <w:rPr>
          <w:rFonts w:ascii="Times New Roman" w:hAnsi="Times New Roman"/>
          <w:color w:val="auto"/>
          <w:sz w:val="22"/>
          <w:szCs w:val="22"/>
        </w:rPr>
      </w:pPr>
      <w:r w:rsidRPr="00B80293">
        <w:rPr>
          <w:rFonts w:ascii="Times New Roman" w:hAnsi="Times New Roman"/>
          <w:b/>
          <w:color w:val="auto"/>
          <w:sz w:val="22"/>
          <w:szCs w:val="22"/>
        </w:rPr>
        <w:t>Joint Venture Structure:</w:t>
      </w:r>
      <w:r w:rsidRPr="00B80293">
        <w:rPr>
          <w:rFonts w:ascii="Times New Roman" w:hAnsi="Times New Roman"/>
          <w:color w:val="auto"/>
          <w:sz w:val="22"/>
          <w:szCs w:val="22"/>
        </w:rPr>
        <w:tab/>
        <w:t xml:space="preserve">The parties will form a Delaware limited liability company for the </w:t>
      </w:r>
      <w:proofErr w:type="gramStart"/>
      <w:r w:rsidRPr="00B80293">
        <w:rPr>
          <w:rFonts w:ascii="Times New Roman" w:hAnsi="Times New Roman"/>
          <w:color w:val="auto"/>
          <w:sz w:val="22"/>
          <w:szCs w:val="22"/>
        </w:rPr>
        <w:t>purposes</w:t>
      </w:r>
      <w:proofErr w:type="gramEnd"/>
      <w:r w:rsidRPr="00B80293">
        <w:rPr>
          <w:rFonts w:ascii="Times New Roman" w:hAnsi="Times New Roman"/>
          <w:color w:val="auto"/>
          <w:sz w:val="22"/>
          <w:szCs w:val="22"/>
        </w:rPr>
        <w:t xml:space="preserve"> of developing and operating the Project. The Joint Venture shall reimburse the parties at closing for all reasonable expenses and costs incurred in connection with the Project as set forth in the project budget except as contemplated herein, which shall include a reimbursement of Sponsor’s internal legal expenses relating to Project specific work. Each of LP Partner and </w:t>
      </w:r>
      <w:r w:rsidR="00486E13">
        <w:rPr>
          <w:rFonts w:ascii="Times New Roman" w:hAnsi="Times New Roman"/>
          <w:color w:val="auto"/>
          <w:sz w:val="22"/>
          <w:szCs w:val="22"/>
        </w:rPr>
        <w:t>Sponsor</w:t>
      </w:r>
      <w:r w:rsidRPr="003C1395">
        <w:rPr>
          <w:rFonts w:ascii="Times New Roman" w:hAnsi="Times New Roman"/>
          <w:color w:val="auto"/>
          <w:sz w:val="22"/>
          <w:szCs w:val="22"/>
        </w:rPr>
        <w:t xml:space="preserve"> shall be responsible for their own legal fees in association with preparing the Definitive Documents.</w:t>
      </w:r>
    </w:p>
    <w:p w14:paraId="4A2AEABF" w14:textId="77777777" w:rsidR="00541CB9" w:rsidRPr="00F86727" w:rsidRDefault="00541CB9" w:rsidP="00541CB9">
      <w:pPr>
        <w:pStyle w:val="AREAbodytext"/>
        <w:ind w:left="2880"/>
        <w:jc w:val="both"/>
        <w:rPr>
          <w:rFonts w:ascii="Times New Roman" w:hAnsi="Times New Roman"/>
          <w:color w:val="auto"/>
          <w:sz w:val="22"/>
          <w:szCs w:val="22"/>
        </w:rPr>
      </w:pPr>
    </w:p>
    <w:p w14:paraId="6B7C77C7" w14:textId="2992D7B3" w:rsidR="00541CB9" w:rsidRPr="00F86727" w:rsidRDefault="00541CB9" w:rsidP="00541CB9">
      <w:pPr>
        <w:pStyle w:val="AREAbodytext"/>
        <w:ind w:left="2880"/>
        <w:jc w:val="both"/>
        <w:rPr>
          <w:rFonts w:ascii="Times New Roman" w:hAnsi="Times New Roman"/>
          <w:color w:val="auto"/>
          <w:sz w:val="22"/>
          <w:szCs w:val="22"/>
        </w:rPr>
      </w:pPr>
      <w:r w:rsidRPr="00F86727">
        <w:rPr>
          <w:rFonts w:ascii="Times New Roman" w:hAnsi="Times New Roman"/>
          <w:color w:val="auto"/>
          <w:sz w:val="22"/>
          <w:szCs w:val="22"/>
        </w:rPr>
        <w:t xml:space="preserve">It is the intent of LP Partner and </w:t>
      </w:r>
      <w:r w:rsidR="00486E13">
        <w:rPr>
          <w:rFonts w:ascii="Times New Roman" w:hAnsi="Times New Roman"/>
          <w:color w:val="auto"/>
          <w:sz w:val="22"/>
          <w:szCs w:val="22"/>
        </w:rPr>
        <w:t xml:space="preserve">an affiliate of </w:t>
      </w:r>
      <w:r w:rsidRPr="00F86727">
        <w:rPr>
          <w:rFonts w:ascii="Times New Roman" w:hAnsi="Times New Roman"/>
          <w:color w:val="auto"/>
          <w:sz w:val="22"/>
          <w:szCs w:val="22"/>
        </w:rPr>
        <w:t>Sponsor</w:t>
      </w:r>
      <w:r w:rsidR="00486E13">
        <w:rPr>
          <w:rFonts w:ascii="Times New Roman" w:hAnsi="Times New Roman"/>
          <w:color w:val="auto"/>
          <w:sz w:val="22"/>
          <w:szCs w:val="22"/>
        </w:rPr>
        <w:t xml:space="preserve"> (the “Sponsor Member”)</w:t>
      </w:r>
      <w:r w:rsidRPr="00F86727">
        <w:rPr>
          <w:rFonts w:ascii="Times New Roman" w:hAnsi="Times New Roman"/>
          <w:color w:val="auto"/>
          <w:sz w:val="22"/>
          <w:szCs w:val="22"/>
        </w:rPr>
        <w:t xml:space="preserve"> to close on the Joint Venture simultaneously with (</w:t>
      </w:r>
      <w:proofErr w:type="spellStart"/>
      <w:r w:rsidRPr="00F86727">
        <w:rPr>
          <w:rFonts w:ascii="Times New Roman" w:hAnsi="Times New Roman"/>
          <w:color w:val="auto"/>
          <w:sz w:val="22"/>
          <w:szCs w:val="22"/>
        </w:rPr>
        <w:t>i</w:t>
      </w:r>
      <w:proofErr w:type="spellEnd"/>
      <w:r w:rsidRPr="00F86727">
        <w:rPr>
          <w:rFonts w:ascii="Times New Roman" w:hAnsi="Times New Roman"/>
          <w:color w:val="auto"/>
          <w:sz w:val="22"/>
          <w:szCs w:val="22"/>
        </w:rPr>
        <w:t>) the execution of a Guaranteed Maximum Price (“GMP”) Contract consistent with a mutually agreed upon Development Budget</w:t>
      </w:r>
      <w:r w:rsidR="003C1395">
        <w:rPr>
          <w:rFonts w:ascii="Times New Roman" w:hAnsi="Times New Roman"/>
          <w:color w:val="auto"/>
          <w:sz w:val="22"/>
          <w:szCs w:val="22"/>
        </w:rPr>
        <w:t xml:space="preserve">, </w:t>
      </w:r>
      <w:r w:rsidRPr="00F86727">
        <w:rPr>
          <w:rFonts w:ascii="Times New Roman" w:hAnsi="Times New Roman"/>
          <w:color w:val="auto"/>
          <w:sz w:val="22"/>
          <w:szCs w:val="22"/>
        </w:rPr>
        <w:t>(ii) the closing of a mutually approved first mortgage construction loan</w:t>
      </w:r>
      <w:ins w:id="6" w:author="Ethan Kao" w:date="2026-06-12T16:05:00Z" w16du:dateUtc="2026-06-12T21:05:00Z">
        <w:r w:rsidR="003E6A0E">
          <w:rPr>
            <w:rFonts w:ascii="Times New Roman" w:hAnsi="Times New Roman"/>
            <w:color w:val="auto"/>
            <w:sz w:val="22"/>
            <w:szCs w:val="22"/>
          </w:rPr>
          <w:t xml:space="preserve">, </w:t>
        </w:r>
      </w:ins>
      <w:del w:id="7" w:author="Ethan Kao" w:date="2026-06-12T16:05:00Z" w16du:dateUtc="2026-06-12T21:05:00Z">
        <w:r w:rsidR="003C1395" w:rsidDel="003E6A0E">
          <w:rPr>
            <w:rFonts w:ascii="Times New Roman" w:hAnsi="Times New Roman"/>
            <w:color w:val="auto"/>
            <w:sz w:val="22"/>
            <w:szCs w:val="22"/>
          </w:rPr>
          <w:delText xml:space="preserve"> and </w:delText>
        </w:r>
      </w:del>
      <w:r w:rsidR="003C1395">
        <w:rPr>
          <w:rFonts w:ascii="Times New Roman" w:hAnsi="Times New Roman"/>
          <w:color w:val="auto"/>
          <w:sz w:val="22"/>
          <w:szCs w:val="22"/>
        </w:rPr>
        <w:t>(iii) closing of the acquisition of the Property</w:t>
      </w:r>
      <w:ins w:id="8" w:author="Ethan Kao" w:date="2026-06-12T16:06:00Z" w16du:dateUtc="2026-06-12T21:06:00Z">
        <w:r w:rsidR="003E6A0E">
          <w:rPr>
            <w:rFonts w:ascii="Times New Roman" w:hAnsi="Times New Roman"/>
            <w:color w:val="auto"/>
            <w:sz w:val="22"/>
            <w:szCs w:val="22"/>
          </w:rPr>
          <w:t>, and (iv) the issuance of a Land Disturbance Permit for the Project, in form sufficient to permit construction commencement</w:t>
        </w:r>
      </w:ins>
      <w:r w:rsidRPr="00F86727">
        <w:rPr>
          <w:rFonts w:ascii="Times New Roman" w:hAnsi="Times New Roman"/>
          <w:color w:val="auto"/>
          <w:sz w:val="22"/>
          <w:szCs w:val="22"/>
        </w:rPr>
        <w:t>.</w:t>
      </w:r>
    </w:p>
    <w:p w14:paraId="210BF7B1" w14:textId="77777777" w:rsidR="00541CB9" w:rsidRPr="00F86727" w:rsidRDefault="00541CB9" w:rsidP="00541CB9">
      <w:pPr>
        <w:pStyle w:val="AREAbodytext"/>
        <w:jc w:val="both"/>
        <w:rPr>
          <w:rFonts w:ascii="Times New Roman" w:hAnsi="Times New Roman"/>
          <w:b/>
          <w:color w:val="auto"/>
          <w:sz w:val="22"/>
          <w:szCs w:val="22"/>
        </w:rPr>
      </w:pPr>
    </w:p>
    <w:p w14:paraId="632A1871" w14:textId="4A370795" w:rsidR="00541CB9" w:rsidRPr="00F86727" w:rsidRDefault="00541CB9" w:rsidP="00541CB9">
      <w:pPr>
        <w:pStyle w:val="AREAbodytext"/>
        <w:ind w:left="2880" w:hanging="2880"/>
        <w:jc w:val="both"/>
        <w:rPr>
          <w:rFonts w:ascii="Times New Roman" w:hAnsi="Times New Roman"/>
          <w:color w:val="auto"/>
          <w:sz w:val="22"/>
          <w:szCs w:val="22"/>
        </w:rPr>
      </w:pPr>
      <w:r w:rsidRPr="00F86727">
        <w:rPr>
          <w:rFonts w:ascii="Times New Roman" w:hAnsi="Times New Roman"/>
          <w:b/>
          <w:color w:val="auto"/>
          <w:sz w:val="22"/>
          <w:szCs w:val="22"/>
        </w:rPr>
        <w:t>Equity Capitalization:</w:t>
      </w:r>
      <w:r w:rsidRPr="00F86727">
        <w:rPr>
          <w:rFonts w:ascii="Times New Roman" w:hAnsi="Times New Roman"/>
          <w:b/>
          <w:color w:val="auto"/>
          <w:sz w:val="22"/>
          <w:szCs w:val="22"/>
        </w:rPr>
        <w:tab/>
      </w:r>
      <w:r w:rsidRPr="00F86727">
        <w:rPr>
          <w:rFonts w:ascii="Times New Roman" w:hAnsi="Times New Roman"/>
          <w:color w:val="auto"/>
          <w:sz w:val="22"/>
          <w:szCs w:val="22"/>
        </w:rPr>
        <w:t xml:space="preserve">Equity capital contributions will be funded 95.0%/5.0% by LP Partner and Sponsor, respectively, except for </w:t>
      </w:r>
      <w:r w:rsidR="00F07B91">
        <w:rPr>
          <w:rFonts w:ascii="Times New Roman" w:hAnsi="Times New Roman"/>
          <w:color w:val="auto"/>
          <w:sz w:val="22"/>
          <w:szCs w:val="22"/>
        </w:rPr>
        <w:t xml:space="preserve">Controllable </w:t>
      </w:r>
      <w:r w:rsidRPr="00F86727">
        <w:rPr>
          <w:rFonts w:ascii="Times New Roman" w:hAnsi="Times New Roman"/>
          <w:color w:val="auto"/>
          <w:sz w:val="22"/>
          <w:szCs w:val="22"/>
        </w:rPr>
        <w:t>Cost Overrun</w:t>
      </w:r>
      <w:r w:rsidR="00F07B91">
        <w:rPr>
          <w:rFonts w:ascii="Times New Roman" w:hAnsi="Times New Roman"/>
          <w:color w:val="auto"/>
          <w:sz w:val="22"/>
          <w:szCs w:val="22"/>
        </w:rPr>
        <w:t>s</w:t>
      </w:r>
      <w:r w:rsidRPr="00F86727">
        <w:rPr>
          <w:rFonts w:ascii="Times New Roman" w:hAnsi="Times New Roman"/>
          <w:color w:val="auto"/>
          <w:sz w:val="22"/>
          <w:szCs w:val="22"/>
        </w:rPr>
        <w:t>, as defined below.</w:t>
      </w:r>
      <w:r w:rsidR="001E019A">
        <w:rPr>
          <w:rFonts w:ascii="Times New Roman" w:hAnsi="Times New Roman"/>
          <w:color w:val="auto"/>
          <w:sz w:val="22"/>
          <w:szCs w:val="22"/>
        </w:rPr>
        <w:t xml:space="preserve"> Hanover Member shall be entitled to call capital (which should be funded pro rata by the members) (</w:t>
      </w:r>
      <w:proofErr w:type="spellStart"/>
      <w:r w:rsidR="001E019A">
        <w:rPr>
          <w:rFonts w:ascii="Times New Roman" w:hAnsi="Times New Roman"/>
          <w:color w:val="auto"/>
          <w:sz w:val="22"/>
          <w:szCs w:val="22"/>
        </w:rPr>
        <w:t>i</w:t>
      </w:r>
      <w:proofErr w:type="spellEnd"/>
      <w:r w:rsidR="001E019A">
        <w:rPr>
          <w:rFonts w:ascii="Times New Roman" w:hAnsi="Times New Roman"/>
          <w:color w:val="auto"/>
          <w:sz w:val="22"/>
          <w:szCs w:val="22"/>
        </w:rPr>
        <w:t xml:space="preserve">) monthly pursuant to the draw procedures in the Joint Venture operating agreement for committed capital, (ii) for Shared Cost Overruns and (iii) for Necessary Expenses. </w:t>
      </w:r>
      <w:r w:rsidR="001E019A">
        <w:rPr>
          <w:rFonts w:ascii="Times New Roman" w:hAnsi="Times New Roman"/>
          <w:color w:val="auto"/>
          <w:sz w:val="22"/>
          <w:szCs w:val="22"/>
        </w:rPr>
        <w:lastRenderedPageBreak/>
        <w:t>“Necessary Expenses” shall mean, taxes, insurance premiums and deductibles, utilities, regularly scheduled debt services, costs required to comply with applicable laws and orders by applicable government agencies, costs for repairs that are necessary or prudent to protect health/safety or mitigate material damage to the Property, and expenses that have been approved by Sponsor Member and LP Partner as part of an approved budget.</w:t>
      </w:r>
    </w:p>
    <w:p w14:paraId="60F88A67" w14:textId="77777777" w:rsidR="00541CB9" w:rsidRPr="00F86727" w:rsidRDefault="00541CB9" w:rsidP="00541CB9">
      <w:pPr>
        <w:pStyle w:val="AREAbodytext"/>
        <w:ind w:left="2880" w:hanging="2880"/>
        <w:jc w:val="both"/>
        <w:rPr>
          <w:rFonts w:ascii="Times New Roman" w:hAnsi="Times New Roman"/>
          <w:b/>
          <w:color w:val="auto"/>
          <w:sz w:val="22"/>
          <w:szCs w:val="22"/>
        </w:rPr>
      </w:pPr>
    </w:p>
    <w:p w14:paraId="5BB0633C" w14:textId="7C8A4716" w:rsidR="00A3759E" w:rsidRPr="003C1395" w:rsidRDefault="00541CB9" w:rsidP="003E4E17">
      <w:pPr>
        <w:pStyle w:val="AREAbodytext"/>
        <w:ind w:left="2952" w:hanging="2520"/>
        <w:jc w:val="both"/>
        <w:rPr>
          <w:rFonts w:ascii="Times New Roman" w:hAnsi="Times New Roman"/>
          <w:color w:val="auto"/>
          <w:sz w:val="22"/>
          <w:szCs w:val="22"/>
        </w:rPr>
      </w:pPr>
      <w:r w:rsidRPr="00F86727">
        <w:rPr>
          <w:rFonts w:ascii="Times New Roman" w:hAnsi="Times New Roman"/>
          <w:b/>
          <w:color w:val="auto"/>
          <w:sz w:val="22"/>
          <w:szCs w:val="22"/>
        </w:rPr>
        <w:t>Governance</w:t>
      </w:r>
      <w:proofErr w:type="gramStart"/>
      <w:r w:rsidRPr="00F86727">
        <w:rPr>
          <w:rFonts w:ascii="Times New Roman" w:hAnsi="Times New Roman"/>
          <w:b/>
          <w:color w:val="auto"/>
          <w:sz w:val="22"/>
          <w:szCs w:val="22"/>
        </w:rPr>
        <w:t>:</w:t>
      </w:r>
      <w:r w:rsidRPr="00F86727">
        <w:rPr>
          <w:rFonts w:ascii="Times New Roman" w:hAnsi="Times New Roman"/>
          <w:color w:val="auto"/>
          <w:sz w:val="22"/>
          <w:szCs w:val="22"/>
        </w:rPr>
        <w:t xml:space="preserve"> </w:t>
      </w:r>
      <w:r w:rsidRPr="00F86727">
        <w:rPr>
          <w:rFonts w:ascii="Times New Roman" w:hAnsi="Times New Roman"/>
          <w:color w:val="auto"/>
          <w:sz w:val="22"/>
          <w:szCs w:val="22"/>
        </w:rPr>
        <w:tab/>
        <w:t>The</w:t>
      </w:r>
      <w:proofErr w:type="gramEnd"/>
      <w:r w:rsidRPr="00F86727">
        <w:rPr>
          <w:rFonts w:ascii="Times New Roman" w:hAnsi="Times New Roman"/>
          <w:color w:val="auto"/>
          <w:sz w:val="22"/>
          <w:szCs w:val="22"/>
        </w:rPr>
        <w:t xml:space="preserve"> Sponsor</w:t>
      </w:r>
      <w:r w:rsidR="00486E13">
        <w:rPr>
          <w:rFonts w:ascii="Times New Roman" w:hAnsi="Times New Roman"/>
          <w:color w:val="auto"/>
          <w:sz w:val="22"/>
          <w:szCs w:val="22"/>
        </w:rPr>
        <w:t xml:space="preserve"> Member</w:t>
      </w:r>
      <w:r w:rsidRPr="00F86727">
        <w:rPr>
          <w:rFonts w:ascii="Times New Roman" w:hAnsi="Times New Roman"/>
          <w:color w:val="auto"/>
          <w:sz w:val="22"/>
          <w:szCs w:val="22"/>
        </w:rPr>
        <w:t xml:space="preserve"> will be the </w:t>
      </w:r>
      <w:r w:rsidR="00486E13">
        <w:rPr>
          <w:rFonts w:ascii="Times New Roman" w:hAnsi="Times New Roman"/>
          <w:color w:val="auto"/>
          <w:sz w:val="22"/>
          <w:szCs w:val="22"/>
        </w:rPr>
        <w:t>m</w:t>
      </w:r>
      <w:r w:rsidR="00901504" w:rsidRPr="00F86727">
        <w:rPr>
          <w:rFonts w:ascii="Times New Roman" w:hAnsi="Times New Roman"/>
          <w:color w:val="auto"/>
          <w:sz w:val="22"/>
          <w:szCs w:val="22"/>
        </w:rPr>
        <w:t xml:space="preserve">anaging </w:t>
      </w:r>
      <w:r w:rsidR="00486E13">
        <w:rPr>
          <w:rFonts w:ascii="Times New Roman" w:hAnsi="Times New Roman"/>
          <w:color w:val="auto"/>
          <w:sz w:val="22"/>
          <w:szCs w:val="22"/>
        </w:rPr>
        <w:t>m</w:t>
      </w:r>
      <w:r w:rsidRPr="00F86727">
        <w:rPr>
          <w:rFonts w:ascii="Times New Roman" w:hAnsi="Times New Roman"/>
          <w:color w:val="auto"/>
          <w:sz w:val="22"/>
          <w:szCs w:val="22"/>
        </w:rPr>
        <w:t>ember of the Joint Venture and shall be responsible for day-to-day oversight of the Joint Venture and the Project. The Sponsor</w:t>
      </w:r>
      <w:r w:rsidR="00486E13">
        <w:rPr>
          <w:rFonts w:ascii="Times New Roman" w:hAnsi="Times New Roman"/>
          <w:color w:val="auto"/>
          <w:sz w:val="22"/>
          <w:szCs w:val="22"/>
        </w:rPr>
        <w:t xml:space="preserve"> Member</w:t>
      </w:r>
      <w:r w:rsidRPr="00F86727">
        <w:rPr>
          <w:rFonts w:ascii="Times New Roman" w:hAnsi="Times New Roman"/>
          <w:color w:val="auto"/>
          <w:sz w:val="22"/>
          <w:szCs w:val="22"/>
        </w:rPr>
        <w:t xml:space="preserve"> will oversee all pre-development activities to secure the requisite entitlements, permits, and a GMP to commence development of the Project. The Sponsor shall also be responsible for accounting, reporting, preparing all budgets for LP Partner’</w:t>
      </w:r>
      <w:ins w:id="9" w:author="Ethan Kao" w:date="2026-06-12T16:33:00Z" w16du:dateUtc="2026-06-12T21:33:00Z">
        <w:r w:rsidR="008C778F">
          <w:rPr>
            <w:rFonts w:ascii="Times New Roman" w:hAnsi="Times New Roman"/>
            <w:color w:val="auto"/>
            <w:sz w:val="22"/>
            <w:szCs w:val="22"/>
          </w:rPr>
          <w:t>s</w:t>
        </w:r>
      </w:ins>
      <w:r w:rsidRPr="00F86727">
        <w:rPr>
          <w:rFonts w:ascii="Times New Roman" w:hAnsi="Times New Roman"/>
          <w:color w:val="auto"/>
          <w:sz w:val="22"/>
          <w:szCs w:val="22"/>
        </w:rPr>
        <w:t xml:space="preserve"> approval, overseeing the lease-up and operations of the Project </w:t>
      </w:r>
      <w:r w:rsidRPr="003C1395">
        <w:rPr>
          <w:rFonts w:ascii="Times New Roman" w:hAnsi="Times New Roman"/>
          <w:color w:val="auto"/>
          <w:sz w:val="22"/>
          <w:szCs w:val="22"/>
        </w:rPr>
        <w:t xml:space="preserve">upon completion as well as managing the construction of the Project. The Joint Venture agreement will contain </w:t>
      </w:r>
      <w:r w:rsidR="00901504" w:rsidRPr="003C1395">
        <w:rPr>
          <w:rFonts w:ascii="Times New Roman" w:hAnsi="Times New Roman"/>
          <w:color w:val="auto"/>
          <w:sz w:val="22"/>
          <w:szCs w:val="22"/>
        </w:rPr>
        <w:t>Managing</w:t>
      </w:r>
      <w:r w:rsidRPr="003C1395">
        <w:rPr>
          <w:rFonts w:ascii="Times New Roman" w:hAnsi="Times New Roman"/>
          <w:color w:val="auto"/>
          <w:sz w:val="22"/>
          <w:szCs w:val="22"/>
        </w:rPr>
        <w:t xml:space="preserve"> Member removal provisions tied to breaches of the Joint Venture</w:t>
      </w:r>
      <w:r w:rsidR="003E4E17" w:rsidRPr="003C1395">
        <w:rPr>
          <w:rFonts w:ascii="Times New Roman" w:hAnsi="Times New Roman"/>
          <w:color w:val="auto"/>
          <w:sz w:val="22"/>
          <w:szCs w:val="22"/>
        </w:rPr>
        <w:t xml:space="preserve"> operating agreement; provided, that Sponsor’s promoted interest shall be subject to forfeiture only in the event that </w:t>
      </w:r>
      <w:r w:rsidR="003E4E17" w:rsidRPr="00420CFE">
        <w:rPr>
          <w:rFonts w:ascii="Times New Roman" w:hAnsi="Times New Roman"/>
          <w:color w:val="auto"/>
          <w:sz w:val="22"/>
          <w:szCs w:val="22"/>
        </w:rPr>
        <w:t>Sponsor Member commits an act of gross negligence, willful misconduct, fraud, theft or misappropriation of Joint Venture funds (subject to certain cure rights for non-senior employee misconduct) in each case in respect of the Joint Venture</w:t>
      </w:r>
      <w:del w:id="10" w:author="Ethan Kao" w:date="2026-06-12T10:04:00Z" w16du:dateUtc="2026-06-12T15:04:00Z">
        <w:r w:rsidR="003E4E17" w:rsidRPr="003C1395" w:rsidDel="00784756">
          <w:rPr>
            <w:rFonts w:ascii="Times New Roman" w:hAnsi="Times New Roman"/>
            <w:color w:val="auto"/>
            <w:sz w:val="22"/>
            <w:szCs w:val="22"/>
          </w:rPr>
          <w:delText xml:space="preserve"> </w:delText>
        </w:r>
      </w:del>
      <w:r w:rsidR="003E4E17" w:rsidRPr="00921623">
        <w:rPr>
          <w:rFonts w:ascii="Times New Roman" w:hAnsi="Times New Roman"/>
          <w:color w:val="auto"/>
          <w:sz w:val="22"/>
          <w:szCs w:val="22"/>
        </w:rPr>
        <w:t xml:space="preserve">. If </w:t>
      </w:r>
      <w:r w:rsidR="00486E13" w:rsidRPr="00921623">
        <w:rPr>
          <w:rFonts w:ascii="Times New Roman" w:hAnsi="Times New Roman"/>
          <w:color w:val="auto"/>
          <w:sz w:val="22"/>
          <w:szCs w:val="22"/>
        </w:rPr>
        <w:t>LP Partner</w:t>
      </w:r>
      <w:r w:rsidR="00A3759E" w:rsidRPr="00921623">
        <w:rPr>
          <w:rFonts w:ascii="Times New Roman" w:hAnsi="Times New Roman"/>
          <w:color w:val="auto"/>
          <w:sz w:val="22"/>
          <w:szCs w:val="22"/>
        </w:rPr>
        <w:t xml:space="preserve"> replace</w:t>
      </w:r>
      <w:r w:rsidR="003E4E17" w:rsidRPr="00921623">
        <w:rPr>
          <w:rFonts w:ascii="Times New Roman" w:hAnsi="Times New Roman"/>
          <w:color w:val="auto"/>
          <w:sz w:val="22"/>
          <w:szCs w:val="22"/>
        </w:rPr>
        <w:t>s</w:t>
      </w:r>
      <w:r w:rsidR="00A3759E" w:rsidRPr="00921623">
        <w:rPr>
          <w:rFonts w:ascii="Times New Roman" w:hAnsi="Times New Roman"/>
          <w:color w:val="auto"/>
          <w:sz w:val="22"/>
          <w:szCs w:val="22"/>
        </w:rPr>
        <w:t xml:space="preserve"> </w:t>
      </w:r>
      <w:r w:rsidR="00486E13" w:rsidRPr="00921623">
        <w:rPr>
          <w:rFonts w:ascii="Times New Roman" w:hAnsi="Times New Roman"/>
          <w:color w:val="auto"/>
          <w:sz w:val="22"/>
          <w:szCs w:val="22"/>
        </w:rPr>
        <w:t>Sponsor Member</w:t>
      </w:r>
      <w:r w:rsidR="00A3759E" w:rsidRPr="00921623">
        <w:rPr>
          <w:rFonts w:ascii="Times New Roman" w:hAnsi="Times New Roman"/>
          <w:color w:val="auto"/>
          <w:sz w:val="22"/>
          <w:szCs w:val="22"/>
        </w:rPr>
        <w:t xml:space="preserve"> as managing member </w:t>
      </w:r>
      <w:r w:rsidR="00486E13" w:rsidRPr="00921623">
        <w:rPr>
          <w:rFonts w:ascii="Times New Roman" w:hAnsi="Times New Roman"/>
          <w:color w:val="auto"/>
          <w:sz w:val="22"/>
          <w:szCs w:val="22"/>
        </w:rPr>
        <w:t>of the Joint Venture</w:t>
      </w:r>
      <w:r w:rsidR="00A3759E" w:rsidRPr="00921623">
        <w:rPr>
          <w:rFonts w:ascii="Times New Roman" w:hAnsi="Times New Roman"/>
          <w:color w:val="auto"/>
          <w:sz w:val="22"/>
          <w:szCs w:val="22"/>
        </w:rPr>
        <w:t xml:space="preserve">, </w:t>
      </w:r>
      <w:r w:rsidR="00486E13" w:rsidRPr="00921623">
        <w:rPr>
          <w:rFonts w:ascii="Times New Roman" w:hAnsi="Times New Roman"/>
          <w:color w:val="auto"/>
          <w:sz w:val="22"/>
          <w:szCs w:val="22"/>
        </w:rPr>
        <w:t xml:space="preserve">LP Partner </w:t>
      </w:r>
      <w:r w:rsidR="00A3759E" w:rsidRPr="00921623">
        <w:rPr>
          <w:rFonts w:ascii="Times New Roman" w:hAnsi="Times New Roman"/>
          <w:color w:val="auto"/>
          <w:sz w:val="22"/>
          <w:szCs w:val="22"/>
        </w:rPr>
        <w:t xml:space="preserve">shall use commercially reasonable efforts to cause the lender to release </w:t>
      </w:r>
      <w:r w:rsidR="00486E13" w:rsidRPr="00921623">
        <w:rPr>
          <w:rFonts w:ascii="Times New Roman" w:hAnsi="Times New Roman"/>
          <w:color w:val="auto"/>
          <w:sz w:val="22"/>
          <w:szCs w:val="22"/>
        </w:rPr>
        <w:t>Sponsor Member</w:t>
      </w:r>
      <w:r w:rsidR="00A3759E" w:rsidRPr="00921623">
        <w:rPr>
          <w:rFonts w:ascii="Times New Roman" w:hAnsi="Times New Roman"/>
          <w:color w:val="auto"/>
          <w:sz w:val="22"/>
          <w:szCs w:val="22"/>
        </w:rPr>
        <w:t xml:space="preserve"> or its affiliate(s) as guarantor under any loan guaranties for events or circumstances arising after the replacement of </w:t>
      </w:r>
      <w:r w:rsidR="00486E13" w:rsidRPr="00921623">
        <w:rPr>
          <w:rFonts w:ascii="Times New Roman" w:hAnsi="Times New Roman"/>
          <w:color w:val="auto"/>
          <w:sz w:val="22"/>
          <w:szCs w:val="22"/>
        </w:rPr>
        <w:t>Sponsor Member</w:t>
      </w:r>
      <w:r w:rsidR="00A3759E" w:rsidRPr="00921623">
        <w:rPr>
          <w:rFonts w:ascii="Times New Roman" w:hAnsi="Times New Roman"/>
          <w:color w:val="auto"/>
          <w:sz w:val="22"/>
          <w:szCs w:val="22"/>
        </w:rPr>
        <w:t xml:space="preserve"> as managing member. If the lender fails to do so, </w:t>
      </w:r>
      <w:r w:rsidR="00486E13" w:rsidRPr="00921623">
        <w:rPr>
          <w:rFonts w:ascii="Times New Roman" w:hAnsi="Times New Roman"/>
          <w:color w:val="auto"/>
          <w:sz w:val="22"/>
          <w:szCs w:val="22"/>
        </w:rPr>
        <w:t>LP Partner</w:t>
      </w:r>
      <w:r w:rsidR="00A3759E" w:rsidRPr="00921623">
        <w:rPr>
          <w:rFonts w:ascii="Times New Roman" w:hAnsi="Times New Roman"/>
          <w:color w:val="auto"/>
          <w:sz w:val="22"/>
          <w:szCs w:val="22"/>
        </w:rPr>
        <w:t xml:space="preserve"> shall provide an indemnity agreement in favor of the guarantor from a creditworthy indemnitor with respect to any liability under such loan guaranties due to events or circumstances that occur after the replacement of </w:t>
      </w:r>
      <w:r w:rsidR="00486E13" w:rsidRPr="00921623">
        <w:rPr>
          <w:rFonts w:ascii="Times New Roman" w:hAnsi="Times New Roman"/>
          <w:color w:val="auto"/>
          <w:sz w:val="22"/>
          <w:szCs w:val="22"/>
        </w:rPr>
        <w:t xml:space="preserve">Sponsor Member </w:t>
      </w:r>
      <w:r w:rsidR="00A3759E" w:rsidRPr="00921623">
        <w:rPr>
          <w:rFonts w:ascii="Times New Roman" w:hAnsi="Times New Roman"/>
          <w:color w:val="auto"/>
          <w:sz w:val="22"/>
          <w:szCs w:val="22"/>
        </w:rPr>
        <w:t>as managing member</w:t>
      </w:r>
      <w:r w:rsidR="003A60FA" w:rsidRPr="00921623">
        <w:rPr>
          <w:rFonts w:ascii="Times New Roman" w:hAnsi="Times New Roman"/>
          <w:color w:val="auto"/>
          <w:sz w:val="22"/>
          <w:szCs w:val="22"/>
        </w:rPr>
        <w:t>.</w:t>
      </w:r>
    </w:p>
    <w:p w14:paraId="43249C01" w14:textId="77777777" w:rsidR="00541CB9" w:rsidRPr="00F86727" w:rsidRDefault="00541CB9" w:rsidP="00A91502">
      <w:pPr>
        <w:pStyle w:val="AREAbodytext"/>
        <w:jc w:val="both"/>
        <w:rPr>
          <w:rFonts w:ascii="Times New Roman" w:hAnsi="Times New Roman"/>
          <w:b/>
          <w:color w:val="auto"/>
          <w:sz w:val="22"/>
          <w:szCs w:val="22"/>
        </w:rPr>
      </w:pPr>
    </w:p>
    <w:p w14:paraId="6E81A9CD" w14:textId="7192E37E" w:rsidR="00541CB9" w:rsidRPr="00F86727" w:rsidRDefault="00901504" w:rsidP="00541CB9">
      <w:pPr>
        <w:pStyle w:val="AREAbodytext"/>
        <w:ind w:left="2880"/>
        <w:jc w:val="both"/>
        <w:rPr>
          <w:rFonts w:ascii="Times New Roman" w:hAnsi="Times New Roman"/>
          <w:color w:val="auto"/>
          <w:sz w:val="22"/>
          <w:szCs w:val="22"/>
        </w:rPr>
      </w:pPr>
      <w:r w:rsidRPr="00F86727">
        <w:rPr>
          <w:rFonts w:ascii="Times New Roman" w:hAnsi="Times New Roman"/>
          <w:color w:val="auto"/>
          <w:sz w:val="22"/>
          <w:szCs w:val="22"/>
        </w:rPr>
        <w:t xml:space="preserve">The Definitive Documents will set forth a list of </w:t>
      </w:r>
      <w:r w:rsidR="00541CB9" w:rsidRPr="00F86727">
        <w:rPr>
          <w:rFonts w:ascii="Times New Roman" w:hAnsi="Times New Roman"/>
          <w:color w:val="auto"/>
          <w:sz w:val="22"/>
          <w:szCs w:val="22"/>
        </w:rPr>
        <w:t xml:space="preserve">major actions, decisions, commitments and expenditures of the Joint Venture (each a “Major Decision”) </w:t>
      </w:r>
      <w:r w:rsidRPr="00F86727">
        <w:rPr>
          <w:rFonts w:ascii="Times New Roman" w:hAnsi="Times New Roman"/>
          <w:color w:val="auto"/>
          <w:sz w:val="22"/>
          <w:szCs w:val="22"/>
        </w:rPr>
        <w:t xml:space="preserve">that </w:t>
      </w:r>
      <w:r w:rsidR="00541CB9" w:rsidRPr="00F86727">
        <w:rPr>
          <w:rFonts w:ascii="Times New Roman" w:hAnsi="Times New Roman"/>
          <w:color w:val="auto"/>
          <w:sz w:val="22"/>
          <w:szCs w:val="22"/>
        </w:rPr>
        <w:t xml:space="preserve">shall require the approval of LP Partner and Sponsor (including but not limited to </w:t>
      </w:r>
      <w:r w:rsidR="00A3759E" w:rsidRPr="00A3759E">
        <w:rPr>
          <w:rFonts w:ascii="Times New Roman" w:hAnsi="Times New Roman"/>
          <w:color w:val="auto"/>
          <w:sz w:val="22"/>
          <w:szCs w:val="22"/>
        </w:rPr>
        <w:t>selection and retention of property management and leasing agents</w:t>
      </w:r>
      <w:r w:rsidR="00A3759E">
        <w:rPr>
          <w:rFonts w:ascii="Times New Roman" w:hAnsi="Times New Roman"/>
          <w:color w:val="auto"/>
          <w:sz w:val="22"/>
          <w:szCs w:val="22"/>
        </w:rPr>
        <w:t xml:space="preserve">, </w:t>
      </w:r>
      <w:r w:rsidR="00541CB9" w:rsidRPr="00F86727">
        <w:rPr>
          <w:rFonts w:ascii="Times New Roman" w:hAnsi="Times New Roman"/>
          <w:color w:val="auto"/>
          <w:sz w:val="22"/>
          <w:szCs w:val="22"/>
        </w:rPr>
        <w:t xml:space="preserve">financing decisions, development plans, budget approvals, brokers for sale of the Project; adoption of and material changes to a business plan and budget; sale and/or refinance decisions; and filing for bankruptcy of the Joint Venture). The roles of LP Partner and Sponsor will be more particularly set forth in definitive Joint Venture documentation. </w:t>
      </w:r>
    </w:p>
    <w:p w14:paraId="7F5C1CB3" w14:textId="77777777" w:rsidR="00541CB9" w:rsidRPr="00F86727" w:rsidRDefault="00541CB9" w:rsidP="00541CB9">
      <w:pPr>
        <w:pStyle w:val="AREAbodytext"/>
        <w:ind w:left="2880"/>
        <w:jc w:val="both"/>
        <w:rPr>
          <w:rFonts w:ascii="Times New Roman" w:hAnsi="Times New Roman"/>
          <w:color w:val="auto"/>
          <w:sz w:val="22"/>
          <w:szCs w:val="22"/>
        </w:rPr>
      </w:pPr>
    </w:p>
    <w:p w14:paraId="67611352" w14:textId="49F99021" w:rsidR="00541CB9" w:rsidRPr="00F86727" w:rsidRDefault="00541CB9" w:rsidP="001C4D8E">
      <w:pPr>
        <w:pStyle w:val="AREAbodytext"/>
        <w:ind w:left="2880"/>
        <w:jc w:val="both"/>
        <w:rPr>
          <w:rFonts w:ascii="Times New Roman" w:hAnsi="Times New Roman"/>
          <w:b/>
          <w:color w:val="auto"/>
          <w:sz w:val="22"/>
          <w:szCs w:val="22"/>
        </w:rPr>
      </w:pPr>
      <w:r w:rsidRPr="00F86727">
        <w:rPr>
          <w:rFonts w:ascii="Times New Roman" w:hAnsi="Times New Roman"/>
          <w:color w:val="auto"/>
          <w:sz w:val="22"/>
          <w:szCs w:val="22"/>
        </w:rPr>
        <w:t xml:space="preserve">The parties shall agree on dispute mechanisms to be fully negotiated in the Joint Venture Agreement, including a refinancing mechanism that allows </w:t>
      </w:r>
      <w:r w:rsidR="00901504" w:rsidRPr="00F86727">
        <w:rPr>
          <w:rFonts w:ascii="Times New Roman" w:hAnsi="Times New Roman"/>
          <w:color w:val="auto"/>
          <w:sz w:val="22"/>
          <w:szCs w:val="22"/>
        </w:rPr>
        <w:t>Sponsor</w:t>
      </w:r>
      <w:r w:rsidRPr="00F86727">
        <w:rPr>
          <w:rFonts w:ascii="Times New Roman" w:hAnsi="Times New Roman"/>
          <w:color w:val="auto"/>
          <w:sz w:val="22"/>
          <w:szCs w:val="22"/>
        </w:rPr>
        <w:t xml:space="preserve"> to move forward with a </w:t>
      </w:r>
      <w:r w:rsidR="00901504" w:rsidRPr="00F86727">
        <w:rPr>
          <w:rFonts w:ascii="Times New Roman" w:hAnsi="Times New Roman"/>
          <w:color w:val="auto"/>
          <w:sz w:val="22"/>
          <w:szCs w:val="22"/>
        </w:rPr>
        <w:t xml:space="preserve">short-term </w:t>
      </w:r>
      <w:r w:rsidRPr="00F86727">
        <w:rPr>
          <w:rFonts w:ascii="Times New Roman" w:hAnsi="Times New Roman"/>
          <w:color w:val="auto"/>
          <w:sz w:val="22"/>
          <w:szCs w:val="22"/>
        </w:rPr>
        <w:t xml:space="preserve">refinancing </w:t>
      </w:r>
      <w:r w:rsidR="00901504" w:rsidRPr="00F86727">
        <w:rPr>
          <w:rFonts w:ascii="Times New Roman" w:hAnsi="Times New Roman"/>
          <w:color w:val="auto"/>
          <w:sz w:val="22"/>
          <w:szCs w:val="22"/>
        </w:rPr>
        <w:t>without the consent of LP Partner if Sponsor’s loan guaranties are outstanding and loan maturity is imminent.</w:t>
      </w:r>
      <w:r w:rsidRPr="00F86727">
        <w:rPr>
          <w:rFonts w:ascii="Times New Roman" w:hAnsi="Times New Roman"/>
          <w:color w:val="auto"/>
          <w:sz w:val="22"/>
          <w:szCs w:val="22"/>
        </w:rPr>
        <w:t xml:space="preserve"> </w:t>
      </w:r>
    </w:p>
    <w:p w14:paraId="122F1951" w14:textId="77777777" w:rsidR="00541CB9" w:rsidRPr="00F86727" w:rsidRDefault="00541CB9" w:rsidP="00541CB9">
      <w:pPr>
        <w:pStyle w:val="AREAbodytext"/>
        <w:ind w:left="2880" w:hanging="2880"/>
        <w:jc w:val="both"/>
        <w:rPr>
          <w:rFonts w:ascii="Times New Roman" w:hAnsi="Times New Roman"/>
          <w:b/>
          <w:color w:val="auto"/>
          <w:sz w:val="22"/>
          <w:szCs w:val="22"/>
        </w:rPr>
      </w:pPr>
    </w:p>
    <w:p w14:paraId="33EAFAD0" w14:textId="5D5404B7" w:rsidR="00541CB9" w:rsidRPr="00F86727" w:rsidRDefault="00541CB9" w:rsidP="00541CB9">
      <w:pPr>
        <w:pStyle w:val="AREAbodytext"/>
        <w:ind w:left="2880" w:hanging="2880"/>
        <w:jc w:val="both"/>
        <w:rPr>
          <w:rFonts w:ascii="Times New Roman" w:hAnsi="Times New Roman"/>
          <w:sz w:val="22"/>
          <w:szCs w:val="22"/>
        </w:rPr>
      </w:pPr>
      <w:r w:rsidRPr="00F86727">
        <w:rPr>
          <w:rFonts w:ascii="Times New Roman" w:hAnsi="Times New Roman"/>
          <w:b/>
          <w:color w:val="auto"/>
          <w:sz w:val="22"/>
          <w:szCs w:val="22"/>
        </w:rPr>
        <w:lastRenderedPageBreak/>
        <w:t>Financing:</w:t>
      </w:r>
      <w:r w:rsidRPr="00F86727">
        <w:rPr>
          <w:rFonts w:ascii="Times New Roman" w:hAnsi="Times New Roman"/>
          <w:color w:val="auto"/>
          <w:sz w:val="22"/>
          <w:szCs w:val="22"/>
        </w:rPr>
        <w:tab/>
      </w:r>
      <w:r w:rsidR="00901504" w:rsidRPr="00F86727">
        <w:rPr>
          <w:rFonts w:ascii="Times New Roman" w:hAnsi="Times New Roman"/>
          <w:color w:val="auto"/>
          <w:sz w:val="22"/>
          <w:szCs w:val="22"/>
        </w:rPr>
        <w:t>It</w:t>
      </w:r>
      <w:r w:rsidRPr="00F86727">
        <w:rPr>
          <w:rFonts w:ascii="Times New Roman" w:hAnsi="Times New Roman"/>
          <w:color w:val="auto"/>
          <w:sz w:val="22"/>
          <w:szCs w:val="22"/>
        </w:rPr>
        <w:t xml:space="preserve"> is the intent of the Joint Venture to seek non‐recourse construction loan financing on commercially reasonable terms, at a loan-to-total-development cost level between </w:t>
      </w:r>
      <w:r w:rsidR="007357C7" w:rsidRPr="00F86727">
        <w:rPr>
          <w:rFonts w:ascii="Times New Roman" w:hAnsi="Times New Roman"/>
          <w:color w:val="auto"/>
          <w:sz w:val="22"/>
          <w:szCs w:val="22"/>
        </w:rPr>
        <w:t>[</w:t>
      </w:r>
      <w:r w:rsidRPr="00F86727">
        <w:rPr>
          <w:rFonts w:ascii="Times New Roman" w:hAnsi="Times New Roman"/>
          <w:color w:val="auto"/>
          <w:sz w:val="22"/>
          <w:szCs w:val="22"/>
        </w:rPr>
        <w:t>55% and 60%</w:t>
      </w:r>
      <w:r w:rsidR="007357C7" w:rsidRPr="00F86727">
        <w:rPr>
          <w:rFonts w:ascii="Times New Roman" w:hAnsi="Times New Roman"/>
          <w:color w:val="auto"/>
          <w:sz w:val="22"/>
          <w:szCs w:val="22"/>
        </w:rPr>
        <w:t>]</w:t>
      </w:r>
      <w:ins w:id="11" w:author="Ethan Kao" w:date="2026-06-12T16:34:00Z" w16du:dateUtc="2026-06-12T21:34:00Z">
        <w:r w:rsidR="00314EBE">
          <w:rPr>
            <w:rFonts w:ascii="Times New Roman" w:hAnsi="Times New Roman"/>
            <w:color w:val="auto"/>
            <w:sz w:val="22"/>
            <w:szCs w:val="22"/>
          </w:rPr>
          <w:t>.</w:t>
        </w:r>
      </w:ins>
      <w:r w:rsidR="007357C7" w:rsidRPr="00F86727">
        <w:rPr>
          <w:rFonts w:ascii="Times New Roman" w:hAnsi="Times New Roman"/>
          <w:color w:val="auto"/>
          <w:sz w:val="22"/>
          <w:szCs w:val="22"/>
        </w:rPr>
        <w:t xml:space="preserve"> </w:t>
      </w:r>
      <w:r w:rsidR="00901504" w:rsidRPr="00F86727">
        <w:rPr>
          <w:rFonts w:ascii="Times New Roman" w:hAnsi="Times New Roman"/>
          <w:color w:val="auto"/>
          <w:sz w:val="22"/>
          <w:szCs w:val="22"/>
        </w:rPr>
        <w:t>Execution of the construction loan financing is expected to occur simultaneously with execution of the Definitive Documents and closing of Property acquisition.</w:t>
      </w:r>
      <w:r w:rsidR="00626732">
        <w:rPr>
          <w:rFonts w:ascii="Times New Roman" w:hAnsi="Times New Roman"/>
          <w:color w:val="auto"/>
          <w:sz w:val="22"/>
          <w:szCs w:val="22"/>
        </w:rPr>
        <w:t xml:space="preserve"> </w:t>
      </w:r>
    </w:p>
    <w:p w14:paraId="58A4D4DA" w14:textId="77777777" w:rsidR="00541CB9" w:rsidRPr="00F86727" w:rsidRDefault="00541CB9" w:rsidP="00541CB9">
      <w:pPr>
        <w:pStyle w:val="AREAbodytext"/>
        <w:jc w:val="both"/>
        <w:rPr>
          <w:rFonts w:ascii="Times New Roman" w:hAnsi="Times New Roman"/>
          <w:b/>
          <w:color w:val="auto"/>
          <w:sz w:val="22"/>
          <w:szCs w:val="22"/>
        </w:rPr>
      </w:pPr>
    </w:p>
    <w:p w14:paraId="4686A07D" w14:textId="78D8AD8F" w:rsidR="00541CB9" w:rsidRPr="00F86727" w:rsidRDefault="00541CB9" w:rsidP="00541CB9">
      <w:pPr>
        <w:pStyle w:val="AREAbodytext"/>
        <w:ind w:left="2880" w:hanging="2880"/>
        <w:jc w:val="both"/>
        <w:rPr>
          <w:rFonts w:ascii="Garamond" w:hAnsi="Garamond"/>
          <w:sz w:val="22"/>
          <w:szCs w:val="22"/>
        </w:rPr>
      </w:pPr>
      <w:r w:rsidRPr="00DD34D5">
        <w:rPr>
          <w:rFonts w:ascii="Times New Roman" w:hAnsi="Times New Roman"/>
          <w:b/>
          <w:color w:val="auto"/>
          <w:sz w:val="22"/>
          <w:szCs w:val="22"/>
        </w:rPr>
        <w:t>Guaranties:</w:t>
      </w:r>
      <w:r w:rsidRPr="00F86727">
        <w:rPr>
          <w:rFonts w:ascii="Times New Roman" w:hAnsi="Times New Roman"/>
          <w:b/>
          <w:color w:val="auto"/>
          <w:sz w:val="22"/>
          <w:szCs w:val="22"/>
        </w:rPr>
        <w:tab/>
      </w:r>
      <w:r w:rsidRPr="00F86727">
        <w:rPr>
          <w:rFonts w:ascii="Times New Roman" w:hAnsi="Times New Roman"/>
          <w:color w:val="auto"/>
          <w:sz w:val="22"/>
          <w:szCs w:val="22"/>
        </w:rPr>
        <w:t xml:space="preserve">Any completion guaranty, carry guaranty, environmental indemnity, carve out guaranty, or principal repayment guaranty (if applicable) required by a construction loan lender shall be provided by the Sponsor in a form approved by Sponsor in its sole discretion. </w:t>
      </w:r>
      <w:ins w:id="12" w:author="Ethan Kao" w:date="2026-06-12T12:15:00Z">
        <w:r w:rsidR="00DD34D5" w:rsidRPr="00DD34D5">
          <w:rPr>
            <w:rFonts w:ascii="Times New Roman" w:hAnsi="Times New Roman"/>
            <w:color w:val="auto"/>
            <w:sz w:val="22"/>
            <w:szCs w:val="22"/>
          </w:rPr>
          <w:t>In addition, Sponsor shall provide to the Joint Venture (</w:t>
        </w:r>
        <w:proofErr w:type="spellStart"/>
        <w:r w:rsidR="00DD34D5" w:rsidRPr="00DD34D5">
          <w:rPr>
            <w:rFonts w:ascii="Times New Roman" w:hAnsi="Times New Roman"/>
            <w:color w:val="auto"/>
            <w:sz w:val="22"/>
            <w:szCs w:val="22"/>
          </w:rPr>
          <w:t>i</w:t>
        </w:r>
        <w:proofErr w:type="spellEnd"/>
        <w:r w:rsidR="00DD34D5" w:rsidRPr="00DD34D5">
          <w:rPr>
            <w:rFonts w:ascii="Times New Roman" w:hAnsi="Times New Roman"/>
            <w:color w:val="auto"/>
            <w:sz w:val="22"/>
            <w:szCs w:val="22"/>
          </w:rPr>
          <w:t>) a guaranty of completion of the Project in a form reasonably acceptable to LP Partner and Sponsor, and (ii) a guaranty of Sponsor Member's obligation to fund Controllable Cost Overruns (the "Overrun Guaranty"); provided, that the Overrun Guaranty shall not include any warranty obligations of the General Contractor (or any subcontractor) or any design liability, and each of the foregoing guaranties in favor of the Joint Venture shall automatically terminate upon Substantial Completion of the Project.</w:t>
        </w:r>
      </w:ins>
      <w:ins w:id="13" w:author="Ethan Kao" w:date="2026-06-12T12:15:00Z" w16du:dateUtc="2026-06-12T17:15:00Z">
        <w:r w:rsidR="00DD34D5">
          <w:rPr>
            <w:rFonts w:ascii="Times New Roman" w:hAnsi="Times New Roman"/>
            <w:color w:val="auto"/>
            <w:sz w:val="22"/>
            <w:szCs w:val="22"/>
          </w:rPr>
          <w:t xml:space="preserve"> </w:t>
        </w:r>
      </w:ins>
      <w:r w:rsidRPr="00F86727">
        <w:rPr>
          <w:rFonts w:ascii="Times New Roman" w:hAnsi="Times New Roman"/>
          <w:color w:val="auto"/>
          <w:sz w:val="22"/>
          <w:szCs w:val="22"/>
        </w:rPr>
        <w:t>To the extent a bad boy carve-out</w:t>
      </w:r>
      <w:r w:rsidR="00D92DB9" w:rsidRPr="00F86727">
        <w:rPr>
          <w:rFonts w:ascii="Times New Roman" w:hAnsi="Times New Roman"/>
          <w:color w:val="auto"/>
          <w:sz w:val="22"/>
          <w:szCs w:val="22"/>
        </w:rPr>
        <w:t xml:space="preserve"> (including a prohibited transfer)</w:t>
      </w:r>
      <w:r w:rsidRPr="00F86727">
        <w:rPr>
          <w:rFonts w:ascii="Times New Roman" w:hAnsi="Times New Roman"/>
          <w:color w:val="auto"/>
          <w:sz w:val="22"/>
          <w:szCs w:val="22"/>
        </w:rPr>
        <w:t xml:space="preserve"> is triggered by LP Partner</w:t>
      </w:r>
      <w:r w:rsidR="00F86727">
        <w:rPr>
          <w:rFonts w:ascii="Times New Roman" w:hAnsi="Times New Roman"/>
          <w:color w:val="auto"/>
          <w:sz w:val="22"/>
          <w:szCs w:val="22"/>
        </w:rPr>
        <w:t xml:space="preserve"> or </w:t>
      </w:r>
      <w:r w:rsidR="00F86727" w:rsidRPr="0007362D">
        <w:rPr>
          <w:rFonts w:ascii="Times New Roman" w:hAnsi="Times New Roman"/>
          <w:color w:val="auto"/>
          <w:sz w:val="22"/>
          <w:szCs w:val="22"/>
        </w:rPr>
        <w:t>there are no-fault events that trigger guaranties or indemnities under the loan agreement</w:t>
      </w:r>
      <w:r w:rsidRPr="00F86727">
        <w:rPr>
          <w:rFonts w:ascii="Times New Roman" w:hAnsi="Times New Roman"/>
          <w:color w:val="auto"/>
          <w:sz w:val="22"/>
          <w:szCs w:val="22"/>
        </w:rPr>
        <w:t>, LP Partner shall indemnify Sponsor</w:t>
      </w:r>
      <w:r w:rsidR="00F86727">
        <w:rPr>
          <w:rFonts w:ascii="Times New Roman" w:hAnsi="Times New Roman"/>
          <w:color w:val="auto"/>
          <w:sz w:val="22"/>
          <w:szCs w:val="22"/>
        </w:rPr>
        <w:t xml:space="preserve"> for the full amount for any </w:t>
      </w:r>
      <w:r w:rsidR="00F86727" w:rsidRPr="0007362D">
        <w:rPr>
          <w:rFonts w:ascii="Times New Roman" w:hAnsi="Times New Roman"/>
          <w:color w:val="auto"/>
          <w:sz w:val="22"/>
          <w:szCs w:val="22"/>
        </w:rPr>
        <w:t xml:space="preserve">bad boy carve-out </w:t>
      </w:r>
      <w:r w:rsidR="00F86727">
        <w:rPr>
          <w:rFonts w:ascii="Times New Roman" w:hAnsi="Times New Roman"/>
          <w:color w:val="auto"/>
          <w:sz w:val="22"/>
          <w:szCs w:val="22"/>
        </w:rPr>
        <w:t xml:space="preserve">that </w:t>
      </w:r>
      <w:r w:rsidR="00F86727" w:rsidRPr="0007362D">
        <w:rPr>
          <w:rFonts w:ascii="Times New Roman" w:hAnsi="Times New Roman"/>
          <w:color w:val="auto"/>
          <w:sz w:val="22"/>
          <w:szCs w:val="22"/>
        </w:rPr>
        <w:t>is triggered by LP Partner</w:t>
      </w:r>
      <w:r w:rsidR="00F86727">
        <w:rPr>
          <w:rFonts w:ascii="Times New Roman" w:hAnsi="Times New Roman"/>
          <w:color w:val="auto"/>
          <w:sz w:val="22"/>
          <w:szCs w:val="22"/>
        </w:rPr>
        <w:t xml:space="preserve"> and for its pro-rata share of any non-fault event</w:t>
      </w:r>
      <w:r w:rsidRPr="00F86727">
        <w:rPr>
          <w:rFonts w:ascii="Times New Roman" w:hAnsi="Times New Roman"/>
          <w:color w:val="auto"/>
          <w:sz w:val="22"/>
          <w:szCs w:val="22"/>
        </w:rPr>
        <w:t xml:space="preserve">, </w:t>
      </w:r>
      <w:r w:rsidR="003C1395">
        <w:rPr>
          <w:rFonts w:ascii="Times New Roman" w:hAnsi="Times New Roman"/>
          <w:color w:val="auto"/>
          <w:sz w:val="22"/>
          <w:szCs w:val="22"/>
        </w:rPr>
        <w:t xml:space="preserve">as applicable, </w:t>
      </w:r>
      <w:r w:rsidRPr="00F86727">
        <w:rPr>
          <w:rFonts w:ascii="Times New Roman" w:hAnsi="Times New Roman"/>
          <w:color w:val="auto"/>
          <w:sz w:val="22"/>
          <w:szCs w:val="22"/>
        </w:rPr>
        <w:t>and conversely, if Sponsor triggers a bad boy carve-out, it shall indemnify LP Partner for its actions. A joinder shall be executed by the entity signing the loan guaranties in the Definitive Documents backstopping these obligations. To the extent there are no-fault events that trigger guaranties or indemnities under the loan agreement, the associated costs shall be borne pro rata by the partners and Sponsor may call for additional capital contributions from the members to fund such indemnification liabilities.</w:t>
      </w:r>
    </w:p>
    <w:p w14:paraId="35C7A777" w14:textId="77777777" w:rsidR="00541CB9" w:rsidRPr="00F86727" w:rsidRDefault="00541CB9" w:rsidP="00541CB9">
      <w:pPr>
        <w:pStyle w:val="AREAbodytext"/>
        <w:jc w:val="both"/>
        <w:rPr>
          <w:rFonts w:ascii="Garamond" w:hAnsi="Garamond"/>
          <w:b/>
          <w:color w:val="auto"/>
          <w:sz w:val="22"/>
          <w:szCs w:val="22"/>
        </w:rPr>
      </w:pPr>
    </w:p>
    <w:p w14:paraId="477041B8" w14:textId="0938CD18" w:rsidR="00541CB9" w:rsidRPr="00F86727" w:rsidRDefault="00541CB9" w:rsidP="00541CB9">
      <w:pPr>
        <w:pStyle w:val="AREAbodytext"/>
        <w:ind w:left="2880" w:hanging="2880"/>
        <w:jc w:val="both"/>
        <w:rPr>
          <w:rFonts w:ascii="Times New Roman" w:hAnsi="Times New Roman"/>
          <w:bCs/>
          <w:color w:val="auto"/>
          <w:sz w:val="22"/>
          <w:szCs w:val="22"/>
        </w:rPr>
      </w:pPr>
      <w:r w:rsidRPr="00F86727">
        <w:rPr>
          <w:rFonts w:ascii="Times New Roman" w:hAnsi="Times New Roman"/>
          <w:b/>
          <w:color w:val="auto"/>
          <w:sz w:val="22"/>
          <w:szCs w:val="22"/>
        </w:rPr>
        <w:t>Cost Overages:</w:t>
      </w:r>
      <w:r w:rsidRPr="00F86727">
        <w:rPr>
          <w:rFonts w:ascii="Times New Roman" w:hAnsi="Times New Roman"/>
          <w:b/>
          <w:color w:val="auto"/>
          <w:sz w:val="22"/>
          <w:szCs w:val="22"/>
        </w:rPr>
        <w:tab/>
      </w:r>
      <w:r w:rsidRPr="00F86727">
        <w:rPr>
          <w:rFonts w:ascii="Times New Roman" w:hAnsi="Times New Roman"/>
          <w:color w:val="auto"/>
          <w:sz w:val="22"/>
          <w:szCs w:val="22"/>
        </w:rPr>
        <w:t xml:space="preserve">The parties shall agree upon a construction budget at the closing of a guaranteed maximum price contract, which shall include a minimum </w:t>
      </w:r>
      <w:r w:rsidR="00626732">
        <w:rPr>
          <w:rFonts w:ascii="Times New Roman" w:hAnsi="Times New Roman"/>
          <w:color w:val="auto"/>
          <w:sz w:val="22"/>
          <w:szCs w:val="22"/>
        </w:rPr>
        <w:t>4.</w:t>
      </w:r>
      <w:r w:rsidRPr="00F86727">
        <w:rPr>
          <w:rFonts w:ascii="Times New Roman" w:hAnsi="Times New Roman"/>
          <w:color w:val="auto"/>
          <w:sz w:val="22"/>
          <w:szCs w:val="22"/>
        </w:rPr>
        <w:t xml:space="preserve">5% hard cost contingency. </w:t>
      </w:r>
      <w:r w:rsidRPr="00F86727">
        <w:rPr>
          <w:rFonts w:ascii="Times New Roman" w:hAnsi="Times New Roman"/>
          <w:bCs/>
          <w:color w:val="auto"/>
          <w:sz w:val="22"/>
          <w:szCs w:val="22"/>
        </w:rPr>
        <w:t xml:space="preserve">Sponsor </w:t>
      </w:r>
      <w:r w:rsidR="00F07B91">
        <w:rPr>
          <w:rFonts w:ascii="Times New Roman" w:hAnsi="Times New Roman"/>
          <w:bCs/>
          <w:color w:val="auto"/>
          <w:sz w:val="22"/>
          <w:szCs w:val="22"/>
        </w:rPr>
        <w:t xml:space="preserve">Member </w:t>
      </w:r>
      <w:r w:rsidRPr="00F86727">
        <w:rPr>
          <w:rFonts w:ascii="Times New Roman" w:hAnsi="Times New Roman"/>
          <w:bCs/>
          <w:color w:val="auto"/>
          <w:sz w:val="22"/>
          <w:szCs w:val="22"/>
        </w:rPr>
        <w:t xml:space="preserve">will be required to </w:t>
      </w:r>
      <w:r w:rsidR="00F07B91">
        <w:rPr>
          <w:rFonts w:ascii="Times New Roman" w:hAnsi="Times New Roman"/>
          <w:bCs/>
          <w:color w:val="auto"/>
          <w:sz w:val="22"/>
          <w:szCs w:val="22"/>
        </w:rPr>
        <w:t xml:space="preserve">pay 100% of all </w:t>
      </w:r>
      <w:r w:rsidRPr="00F86727">
        <w:rPr>
          <w:rFonts w:ascii="Times New Roman" w:hAnsi="Times New Roman"/>
          <w:bCs/>
          <w:color w:val="auto"/>
          <w:sz w:val="22"/>
          <w:szCs w:val="22"/>
        </w:rPr>
        <w:t xml:space="preserve">Controllable Cost Overruns. “Controllable Cost Overruns” shall mean all “hard costs” and “soft costs” for construction other than “Shared Cost Overruns.” </w:t>
      </w:r>
    </w:p>
    <w:p w14:paraId="3896003E" w14:textId="77777777" w:rsidR="00541CB9" w:rsidRPr="00F86727" w:rsidRDefault="00541CB9" w:rsidP="00541CB9">
      <w:pPr>
        <w:pStyle w:val="AREAbodytext"/>
        <w:ind w:left="2880" w:hanging="2880"/>
        <w:jc w:val="both"/>
        <w:rPr>
          <w:rFonts w:ascii="Times New Roman" w:hAnsi="Times New Roman"/>
          <w:bCs/>
          <w:color w:val="auto"/>
          <w:sz w:val="22"/>
          <w:szCs w:val="22"/>
        </w:rPr>
      </w:pPr>
    </w:p>
    <w:p w14:paraId="6D94208A" w14:textId="4E4F6FFB" w:rsidR="00541CB9" w:rsidRPr="00F86727" w:rsidRDefault="00541CB9" w:rsidP="00541CB9">
      <w:pPr>
        <w:pStyle w:val="AREAbodytext"/>
        <w:ind w:left="2880"/>
        <w:jc w:val="both"/>
        <w:rPr>
          <w:rFonts w:ascii="Times New Roman" w:hAnsi="Times New Roman"/>
          <w:bCs/>
          <w:color w:val="auto"/>
          <w:sz w:val="22"/>
          <w:szCs w:val="22"/>
        </w:rPr>
      </w:pPr>
      <w:r w:rsidRPr="00F86727">
        <w:rPr>
          <w:rFonts w:ascii="Times New Roman" w:hAnsi="Times New Roman"/>
          <w:bCs/>
          <w:color w:val="auto"/>
          <w:sz w:val="22"/>
          <w:szCs w:val="22"/>
        </w:rPr>
        <w:t>“Shared Cost Overruns” means overruns pertaining to the following: (a)</w:t>
      </w:r>
      <w:r w:rsidR="00A3759E">
        <w:rPr>
          <w:rFonts w:ascii="Times New Roman" w:hAnsi="Times New Roman"/>
          <w:bCs/>
          <w:color w:val="auto"/>
          <w:sz w:val="22"/>
          <w:szCs w:val="22"/>
        </w:rPr>
        <w:t xml:space="preserve"> </w:t>
      </w:r>
      <w:r w:rsidR="00A3759E" w:rsidRPr="00A3759E">
        <w:rPr>
          <w:rFonts w:ascii="Times New Roman" w:hAnsi="Times New Roman"/>
          <w:bCs/>
          <w:color w:val="auto"/>
          <w:sz w:val="22"/>
          <w:szCs w:val="22"/>
        </w:rPr>
        <w:t>tenant improvement costs, leasing commissions,</w:t>
      </w:r>
      <w:r w:rsidRPr="00F86727">
        <w:rPr>
          <w:rFonts w:ascii="Times New Roman" w:hAnsi="Times New Roman"/>
          <w:bCs/>
          <w:color w:val="auto"/>
          <w:sz w:val="22"/>
          <w:szCs w:val="22"/>
        </w:rPr>
        <w:t xml:space="preserve"> LP Partner</w:t>
      </w:r>
      <w:r w:rsidR="003C1395">
        <w:rPr>
          <w:rFonts w:ascii="Times New Roman" w:hAnsi="Times New Roman"/>
          <w:bCs/>
          <w:color w:val="auto"/>
          <w:sz w:val="22"/>
          <w:szCs w:val="22"/>
        </w:rPr>
        <w:t>’s</w:t>
      </w:r>
      <w:r w:rsidRPr="00F86727">
        <w:rPr>
          <w:rFonts w:ascii="Times New Roman" w:hAnsi="Times New Roman"/>
          <w:bCs/>
          <w:color w:val="auto"/>
          <w:sz w:val="22"/>
          <w:szCs w:val="22"/>
        </w:rPr>
        <w:t xml:space="preserve"> development consultant fees,</w:t>
      </w:r>
      <w:r w:rsidR="00A3759E">
        <w:rPr>
          <w:rFonts w:ascii="Times New Roman" w:hAnsi="Times New Roman"/>
          <w:bCs/>
          <w:color w:val="auto"/>
          <w:sz w:val="22"/>
          <w:szCs w:val="22"/>
        </w:rPr>
        <w:t xml:space="preserve"> inspecting engineer, legal fees,</w:t>
      </w:r>
      <w:r w:rsidRPr="00F86727">
        <w:rPr>
          <w:rFonts w:ascii="Times New Roman" w:hAnsi="Times New Roman"/>
          <w:bCs/>
          <w:color w:val="auto"/>
          <w:sz w:val="22"/>
          <w:szCs w:val="22"/>
        </w:rPr>
        <w:t xml:space="preserve"> interest costs, operating deficits, real estate taxes, and insurance</w:t>
      </w:r>
      <w:r w:rsidR="003C1395">
        <w:rPr>
          <w:rFonts w:ascii="Times New Roman" w:hAnsi="Times New Roman"/>
          <w:bCs/>
          <w:color w:val="auto"/>
          <w:sz w:val="22"/>
          <w:szCs w:val="22"/>
        </w:rPr>
        <w:t>,</w:t>
      </w:r>
      <w:r w:rsidRPr="00F86727">
        <w:rPr>
          <w:rFonts w:ascii="Times New Roman" w:hAnsi="Times New Roman"/>
          <w:bCs/>
          <w:color w:val="auto"/>
          <w:sz w:val="22"/>
          <w:szCs w:val="22"/>
        </w:rPr>
        <w:t xml:space="preserve"> (b) overruns arising directly from force majeure which shall include but not be limited to unforeseen subsurface conditions, new governmental changes, and new tariffs, and (c) costs related to scope changes, including upgrades or changes to the business plan approved by LP Partner. Shared Cost Overruns shall be funded by LP Partner and Sponsor pro rata.</w:t>
      </w:r>
    </w:p>
    <w:p w14:paraId="66B13C0D" w14:textId="77777777" w:rsidR="00541CB9" w:rsidRPr="00F86727" w:rsidRDefault="00541CB9" w:rsidP="00541CB9">
      <w:pPr>
        <w:pStyle w:val="AREAbodytext"/>
        <w:ind w:left="2880"/>
        <w:jc w:val="both"/>
        <w:rPr>
          <w:rFonts w:ascii="Times New Roman" w:hAnsi="Times New Roman"/>
          <w:bCs/>
          <w:color w:val="auto"/>
          <w:sz w:val="22"/>
          <w:szCs w:val="22"/>
        </w:rPr>
      </w:pPr>
    </w:p>
    <w:p w14:paraId="3859AA8C" w14:textId="43836DA4" w:rsidR="00541CB9" w:rsidRPr="00F86727" w:rsidRDefault="00541CB9" w:rsidP="00541CB9">
      <w:pPr>
        <w:pStyle w:val="AREAbodytext"/>
        <w:ind w:left="2880"/>
        <w:jc w:val="both"/>
        <w:rPr>
          <w:rFonts w:ascii="Times New Roman" w:hAnsi="Times New Roman"/>
          <w:bCs/>
          <w:color w:val="auto"/>
          <w:sz w:val="22"/>
          <w:szCs w:val="22"/>
        </w:rPr>
      </w:pPr>
      <w:r w:rsidRPr="00F86727">
        <w:rPr>
          <w:rFonts w:ascii="Times New Roman" w:hAnsi="Times New Roman"/>
          <w:bCs/>
          <w:color w:val="auto"/>
          <w:sz w:val="22"/>
          <w:szCs w:val="22"/>
        </w:rPr>
        <w:t>Sponsor may utilize available contingency</w:t>
      </w:r>
      <w:ins w:id="14" w:author="Ethan Kao" w:date="2026-06-12T12:26:00Z" w16du:dateUtc="2026-06-12T17:26:00Z">
        <w:r w:rsidR="002C38E6">
          <w:rPr>
            <w:rFonts w:ascii="Times New Roman" w:hAnsi="Times New Roman"/>
            <w:bCs/>
            <w:color w:val="auto"/>
            <w:sz w:val="22"/>
            <w:szCs w:val="22"/>
          </w:rPr>
          <w:t xml:space="preserve"> and</w:t>
        </w:r>
      </w:ins>
      <w:del w:id="15" w:author="Ethan Kao" w:date="2026-06-12T12:26:00Z" w16du:dateUtc="2026-06-12T17:26:00Z">
        <w:r w:rsidRPr="00F86727" w:rsidDel="002C38E6">
          <w:rPr>
            <w:rFonts w:ascii="Times New Roman" w:hAnsi="Times New Roman"/>
            <w:bCs/>
            <w:color w:val="auto"/>
            <w:sz w:val="22"/>
            <w:szCs w:val="22"/>
          </w:rPr>
          <w:delText>,</w:delText>
        </w:r>
      </w:del>
      <w:r w:rsidRPr="00F86727">
        <w:rPr>
          <w:rFonts w:ascii="Times New Roman" w:hAnsi="Times New Roman"/>
          <w:bCs/>
          <w:color w:val="auto"/>
          <w:sz w:val="22"/>
          <w:szCs w:val="22"/>
        </w:rPr>
        <w:t xml:space="preserve"> line-item savings </w:t>
      </w:r>
      <w:del w:id="16" w:author="Ethan Kao" w:date="2026-06-12T12:26:00Z" w16du:dateUtc="2026-06-12T17:26:00Z">
        <w:r w:rsidRPr="00F86727" w:rsidDel="002C38E6">
          <w:rPr>
            <w:rFonts w:ascii="Times New Roman" w:hAnsi="Times New Roman"/>
            <w:bCs/>
            <w:color w:val="auto"/>
            <w:sz w:val="22"/>
            <w:szCs w:val="22"/>
          </w:rPr>
          <w:delText xml:space="preserve">and insurance proceeds </w:delText>
        </w:r>
      </w:del>
      <w:r w:rsidRPr="00F86727">
        <w:rPr>
          <w:rFonts w:ascii="Times New Roman" w:hAnsi="Times New Roman"/>
          <w:bCs/>
          <w:color w:val="auto"/>
          <w:sz w:val="22"/>
          <w:szCs w:val="22"/>
        </w:rPr>
        <w:t>against any Controllable Cost Overrun</w:t>
      </w:r>
      <w:r w:rsidR="003E4E17">
        <w:rPr>
          <w:rFonts w:ascii="Times New Roman" w:hAnsi="Times New Roman"/>
          <w:bCs/>
          <w:color w:val="auto"/>
          <w:sz w:val="22"/>
          <w:szCs w:val="22"/>
        </w:rPr>
        <w:t xml:space="preserve"> (without the </w:t>
      </w:r>
      <w:r w:rsidR="003E4E17">
        <w:rPr>
          <w:rFonts w:ascii="Times New Roman" w:hAnsi="Times New Roman"/>
          <w:bCs/>
          <w:color w:val="auto"/>
          <w:sz w:val="22"/>
          <w:szCs w:val="22"/>
        </w:rPr>
        <w:lastRenderedPageBreak/>
        <w:t>consent of LP Partner)</w:t>
      </w:r>
      <w:r w:rsidRPr="00F86727">
        <w:rPr>
          <w:rFonts w:ascii="Times New Roman" w:hAnsi="Times New Roman"/>
          <w:bCs/>
          <w:color w:val="auto"/>
          <w:sz w:val="22"/>
          <w:szCs w:val="22"/>
        </w:rPr>
        <w:t xml:space="preserve"> to the extent permitted under the financing documents.</w:t>
      </w:r>
      <w:ins w:id="17" w:author="Ethan Kao" w:date="2026-06-12T12:27:00Z" w16du:dateUtc="2026-06-12T17:27:00Z">
        <w:r w:rsidR="002C38E6">
          <w:rPr>
            <w:rFonts w:ascii="Times New Roman" w:hAnsi="Times New Roman"/>
            <w:bCs/>
            <w:color w:val="auto"/>
            <w:sz w:val="22"/>
            <w:szCs w:val="22"/>
          </w:rPr>
          <w:t xml:space="preserve"> </w:t>
        </w:r>
      </w:ins>
      <w:ins w:id="18" w:author="Ethan Kao" w:date="2026-06-12T12:27:00Z">
        <w:r w:rsidR="002C38E6" w:rsidRPr="002C38E6">
          <w:rPr>
            <w:rFonts w:ascii="Times New Roman" w:hAnsi="Times New Roman"/>
            <w:bCs/>
            <w:color w:val="auto"/>
            <w:sz w:val="22"/>
            <w:szCs w:val="22"/>
          </w:rPr>
          <w:t>Upon Substantial Completion and final accounting under the GMP Contract, all remaining cost savings shall be applied first to fund (or reimburse the parties for) any Shared Cost Overruns incurred through Substantial Completion, and any balance thereafter shall be paid to Sponsor as a performance incentive.</w:t>
        </w:r>
      </w:ins>
    </w:p>
    <w:p w14:paraId="0558E715" w14:textId="77777777" w:rsidR="00541CB9" w:rsidRPr="00F86727" w:rsidRDefault="00541CB9" w:rsidP="00541CB9">
      <w:pPr>
        <w:pStyle w:val="AREAbodytext"/>
        <w:ind w:left="2880" w:hanging="2880"/>
        <w:jc w:val="both"/>
        <w:rPr>
          <w:rFonts w:ascii="Times New Roman" w:hAnsi="Times New Roman"/>
          <w:b/>
          <w:color w:val="auto"/>
          <w:sz w:val="22"/>
          <w:szCs w:val="22"/>
        </w:rPr>
      </w:pPr>
    </w:p>
    <w:p w14:paraId="3EA5B4D2" w14:textId="079C42CA" w:rsidR="00541CB9" w:rsidRPr="00F86727" w:rsidRDefault="00541CB9" w:rsidP="00541CB9">
      <w:pPr>
        <w:pStyle w:val="AREAbodytext"/>
        <w:ind w:left="2880" w:hanging="2880"/>
        <w:jc w:val="both"/>
        <w:rPr>
          <w:rFonts w:ascii="Times New Roman" w:hAnsi="Times New Roman"/>
          <w:color w:val="auto"/>
          <w:sz w:val="22"/>
          <w:szCs w:val="22"/>
        </w:rPr>
      </w:pPr>
      <w:r w:rsidRPr="00F86727">
        <w:rPr>
          <w:rFonts w:ascii="Times New Roman" w:hAnsi="Times New Roman"/>
          <w:b/>
          <w:color w:val="auto"/>
          <w:sz w:val="22"/>
          <w:szCs w:val="22"/>
        </w:rPr>
        <w:t>Forced Sale:</w:t>
      </w:r>
      <w:r w:rsidRPr="00F86727">
        <w:rPr>
          <w:rFonts w:ascii="Times New Roman" w:hAnsi="Times New Roman"/>
          <w:b/>
          <w:color w:val="auto"/>
          <w:sz w:val="22"/>
          <w:szCs w:val="22"/>
        </w:rPr>
        <w:tab/>
      </w:r>
      <w:r w:rsidRPr="00F86727">
        <w:rPr>
          <w:rFonts w:ascii="Times New Roman" w:hAnsi="Times New Roman"/>
          <w:bCs/>
          <w:color w:val="auto"/>
          <w:sz w:val="22"/>
          <w:szCs w:val="22"/>
        </w:rPr>
        <w:t>Each of Sponsor and</w:t>
      </w:r>
      <w:r w:rsidRPr="00F86727">
        <w:rPr>
          <w:rFonts w:ascii="Times New Roman" w:hAnsi="Times New Roman"/>
          <w:b/>
          <w:color w:val="auto"/>
          <w:sz w:val="22"/>
          <w:szCs w:val="22"/>
        </w:rPr>
        <w:t xml:space="preserve"> </w:t>
      </w:r>
      <w:r w:rsidRPr="00F86727">
        <w:rPr>
          <w:rFonts w:ascii="Times New Roman" w:hAnsi="Times New Roman"/>
          <w:color w:val="auto"/>
          <w:sz w:val="22"/>
          <w:szCs w:val="22"/>
        </w:rPr>
        <w:t xml:space="preserve">LP Partner shall have the right on or after the </w:t>
      </w:r>
      <w:r w:rsidR="00C67913">
        <w:rPr>
          <w:rFonts w:ascii="Times New Roman" w:hAnsi="Times New Roman"/>
          <w:color w:val="auto"/>
          <w:sz w:val="22"/>
          <w:szCs w:val="22"/>
        </w:rPr>
        <w:t>later to occur of (</w:t>
      </w:r>
      <w:proofErr w:type="spellStart"/>
      <w:r w:rsidR="00C67913">
        <w:rPr>
          <w:rFonts w:ascii="Times New Roman" w:hAnsi="Times New Roman"/>
          <w:color w:val="auto"/>
          <w:sz w:val="22"/>
          <w:szCs w:val="22"/>
        </w:rPr>
        <w:t>i</w:t>
      </w:r>
      <w:proofErr w:type="spellEnd"/>
      <w:r w:rsidR="00C67913">
        <w:rPr>
          <w:rFonts w:ascii="Times New Roman" w:hAnsi="Times New Roman"/>
          <w:color w:val="auto"/>
          <w:sz w:val="22"/>
          <w:szCs w:val="22"/>
        </w:rPr>
        <w:t xml:space="preserve">) 12 months following the </w:t>
      </w:r>
      <w:r w:rsidRPr="00F86727">
        <w:rPr>
          <w:rFonts w:ascii="Times New Roman" w:hAnsi="Times New Roman"/>
          <w:color w:val="auto"/>
          <w:sz w:val="22"/>
          <w:szCs w:val="22"/>
        </w:rPr>
        <w:t xml:space="preserve">date of substantial completion and </w:t>
      </w:r>
      <w:r w:rsidR="00C67913">
        <w:rPr>
          <w:rFonts w:ascii="Times New Roman" w:hAnsi="Times New Roman"/>
          <w:color w:val="auto"/>
          <w:sz w:val="22"/>
          <w:szCs w:val="22"/>
        </w:rPr>
        <w:t xml:space="preserve">(ii) the date upon which </w:t>
      </w:r>
      <w:r w:rsidR="00D71329" w:rsidRPr="00F86727">
        <w:rPr>
          <w:rFonts w:ascii="Times New Roman" w:hAnsi="Times New Roman"/>
          <w:color w:val="auto"/>
          <w:sz w:val="22"/>
          <w:szCs w:val="22"/>
        </w:rPr>
        <w:t>the Project has achieved Stabilization.</w:t>
      </w:r>
      <w:r w:rsidRPr="00F86727">
        <w:rPr>
          <w:rFonts w:ascii="Times New Roman" w:hAnsi="Times New Roman"/>
          <w:color w:val="auto"/>
          <w:sz w:val="22"/>
          <w:szCs w:val="22"/>
        </w:rPr>
        <w:t xml:space="preserve"> The exercising member shall name a price at which it would be willing to sell the Property. The non-exercising member shall then have thirty (30) days to elect to </w:t>
      </w:r>
      <w:proofErr w:type="gramStart"/>
      <w:r w:rsidRPr="00F86727">
        <w:rPr>
          <w:rFonts w:ascii="Times New Roman" w:hAnsi="Times New Roman"/>
          <w:color w:val="auto"/>
          <w:sz w:val="22"/>
          <w:szCs w:val="22"/>
        </w:rPr>
        <w:t>buy-out</w:t>
      </w:r>
      <w:proofErr w:type="gramEnd"/>
      <w:r w:rsidRPr="00F86727">
        <w:rPr>
          <w:rFonts w:ascii="Times New Roman" w:hAnsi="Times New Roman"/>
          <w:color w:val="auto"/>
          <w:sz w:val="22"/>
          <w:szCs w:val="22"/>
        </w:rPr>
        <w:t xml:space="preserve"> the exercising member’s interest in the Property at the price implied by the exercising member’s proposed purchase price. If the non-exercising member does not respond within thirty (30) days or the non-exercising member declines to transact at the named price, then the exercising member may proceed to sell the Project to an unaffiliated third party at no less than 98% of its proposed purchase price. If the Project does not sell within 98% of the proposed purchase price on or prior to the </w:t>
      </w:r>
      <w:proofErr w:type="gramStart"/>
      <w:r w:rsidRPr="00F86727">
        <w:rPr>
          <w:rFonts w:ascii="Times New Roman" w:hAnsi="Times New Roman"/>
          <w:color w:val="auto"/>
          <w:sz w:val="22"/>
          <w:szCs w:val="22"/>
        </w:rPr>
        <w:t>six month</w:t>
      </w:r>
      <w:proofErr w:type="gramEnd"/>
      <w:r w:rsidRPr="00F86727">
        <w:rPr>
          <w:rFonts w:ascii="Times New Roman" w:hAnsi="Times New Roman"/>
          <w:color w:val="auto"/>
          <w:sz w:val="22"/>
          <w:szCs w:val="22"/>
        </w:rPr>
        <w:t xml:space="preserve"> anniversary of the exercising member’s triggering of the forced sale right, the process shall start again. Sponsor and LP Partner shall obtain releases from the applicable lenders of all of Sponsor</w:t>
      </w:r>
      <w:r w:rsidR="00CC014F">
        <w:rPr>
          <w:rFonts w:ascii="Times New Roman" w:hAnsi="Times New Roman"/>
          <w:color w:val="auto"/>
          <w:sz w:val="22"/>
          <w:szCs w:val="22"/>
        </w:rPr>
        <w:t xml:space="preserve"> and its affiliate</w:t>
      </w:r>
      <w:r w:rsidRPr="00F86727">
        <w:rPr>
          <w:rFonts w:ascii="Times New Roman" w:hAnsi="Times New Roman"/>
          <w:color w:val="auto"/>
          <w:sz w:val="22"/>
          <w:szCs w:val="22"/>
        </w:rPr>
        <w:t>s obligations under any guarantees; provided, that if LP Partner is unable to obtain such releases, a creditworthy affiliate of LP Partner (acceptable to Sponsor</w:t>
      </w:r>
      <w:r w:rsidR="00CC014F">
        <w:rPr>
          <w:rFonts w:ascii="Times New Roman" w:hAnsi="Times New Roman"/>
          <w:color w:val="auto"/>
          <w:sz w:val="22"/>
          <w:szCs w:val="22"/>
        </w:rPr>
        <w:t xml:space="preserve"> in its sole discretion</w:t>
      </w:r>
      <w:r w:rsidRPr="00F86727">
        <w:rPr>
          <w:rFonts w:ascii="Times New Roman" w:hAnsi="Times New Roman"/>
          <w:color w:val="auto"/>
          <w:sz w:val="22"/>
          <w:szCs w:val="22"/>
        </w:rPr>
        <w:t xml:space="preserve">) shall indemnify Sponsor guarantor for all liabilities under any lender guarantee that arises after the date of such closing. </w:t>
      </w:r>
    </w:p>
    <w:p w14:paraId="56103ED6" w14:textId="77777777" w:rsidR="00541CB9" w:rsidRPr="00F86727" w:rsidRDefault="00541CB9" w:rsidP="00541CB9">
      <w:pPr>
        <w:pStyle w:val="AREAbodytext"/>
        <w:ind w:left="2880" w:hanging="2880"/>
        <w:jc w:val="both"/>
        <w:rPr>
          <w:rFonts w:ascii="Times New Roman" w:hAnsi="Times New Roman"/>
          <w:color w:val="auto"/>
          <w:sz w:val="22"/>
          <w:szCs w:val="22"/>
        </w:rPr>
      </w:pPr>
    </w:p>
    <w:p w14:paraId="7AF96EF9" w14:textId="77777777" w:rsidR="00541CB9" w:rsidRPr="00F86727" w:rsidRDefault="00541CB9" w:rsidP="00541CB9">
      <w:pPr>
        <w:pStyle w:val="AREAbodytext"/>
        <w:jc w:val="both"/>
        <w:rPr>
          <w:rFonts w:ascii="Garamond" w:hAnsi="Garamond"/>
          <w:b/>
          <w:color w:val="auto"/>
          <w:sz w:val="22"/>
          <w:szCs w:val="22"/>
        </w:rPr>
      </w:pPr>
    </w:p>
    <w:p w14:paraId="4E234F93" w14:textId="1A5A0528" w:rsidR="00541CB9" w:rsidRPr="00F86727" w:rsidRDefault="00541CB9" w:rsidP="00541CB9">
      <w:pPr>
        <w:pStyle w:val="AREAbodytext"/>
        <w:ind w:left="2880" w:hanging="2880"/>
        <w:jc w:val="both"/>
        <w:rPr>
          <w:rFonts w:ascii="Garamond" w:hAnsi="Garamond"/>
          <w:color w:val="auto"/>
          <w:sz w:val="22"/>
          <w:szCs w:val="22"/>
        </w:rPr>
      </w:pPr>
      <w:r w:rsidRPr="00413ECD">
        <w:rPr>
          <w:rFonts w:ascii="Times New Roman" w:hAnsi="Times New Roman"/>
          <w:b/>
          <w:color w:val="auto"/>
          <w:sz w:val="22"/>
          <w:szCs w:val="22"/>
        </w:rPr>
        <w:t>Property Management</w:t>
      </w:r>
      <w:proofErr w:type="gramStart"/>
      <w:r w:rsidRPr="00413ECD">
        <w:rPr>
          <w:rFonts w:ascii="Times New Roman" w:hAnsi="Times New Roman"/>
          <w:b/>
          <w:color w:val="auto"/>
          <w:sz w:val="22"/>
          <w:szCs w:val="22"/>
        </w:rPr>
        <w:t>:</w:t>
      </w:r>
      <w:r w:rsidRPr="00F86727">
        <w:rPr>
          <w:rFonts w:ascii="Garamond" w:hAnsi="Garamond"/>
          <w:color w:val="auto"/>
          <w:sz w:val="22"/>
          <w:szCs w:val="22"/>
        </w:rPr>
        <w:t xml:space="preserve"> </w:t>
      </w:r>
      <w:r w:rsidRPr="00F86727">
        <w:rPr>
          <w:rFonts w:ascii="Garamond" w:hAnsi="Garamond"/>
          <w:color w:val="auto"/>
          <w:sz w:val="22"/>
          <w:szCs w:val="22"/>
        </w:rPr>
        <w:tab/>
      </w:r>
      <w:r w:rsidR="00413ECD" w:rsidRPr="00413ECD">
        <w:rPr>
          <w:rFonts w:ascii="Times New Roman" w:hAnsi="Times New Roman"/>
          <w:color w:val="auto"/>
          <w:sz w:val="22"/>
          <w:szCs w:val="22"/>
        </w:rPr>
        <w:t>Joint</w:t>
      </w:r>
      <w:proofErr w:type="gramEnd"/>
      <w:r w:rsidR="00413ECD" w:rsidRPr="00413ECD">
        <w:rPr>
          <w:rFonts w:ascii="Times New Roman" w:hAnsi="Times New Roman"/>
          <w:color w:val="auto"/>
          <w:sz w:val="22"/>
          <w:szCs w:val="22"/>
        </w:rPr>
        <w:t xml:space="preserve"> Venture shall retain a recognized third-party commercial real estate management firm approved by </w:t>
      </w:r>
      <w:r w:rsidR="00413ECD">
        <w:rPr>
          <w:rFonts w:ascii="Times New Roman" w:hAnsi="Times New Roman"/>
          <w:color w:val="auto"/>
          <w:sz w:val="22"/>
          <w:szCs w:val="22"/>
        </w:rPr>
        <w:t>Sponsor</w:t>
      </w:r>
      <w:r w:rsidR="00413ECD" w:rsidRPr="00413ECD">
        <w:rPr>
          <w:rFonts w:ascii="Times New Roman" w:hAnsi="Times New Roman"/>
          <w:color w:val="auto"/>
          <w:sz w:val="22"/>
          <w:szCs w:val="22"/>
        </w:rPr>
        <w:t xml:space="preserve"> to manage the Property on behalf of </w:t>
      </w:r>
      <w:r w:rsidR="00413ECD">
        <w:rPr>
          <w:rFonts w:ascii="Times New Roman" w:hAnsi="Times New Roman"/>
          <w:color w:val="auto"/>
          <w:sz w:val="22"/>
          <w:szCs w:val="22"/>
        </w:rPr>
        <w:t xml:space="preserve">the Joint Venture </w:t>
      </w:r>
      <w:r w:rsidR="00413ECD" w:rsidRPr="00413ECD">
        <w:rPr>
          <w:rFonts w:ascii="Times New Roman" w:hAnsi="Times New Roman"/>
          <w:color w:val="auto"/>
          <w:sz w:val="22"/>
          <w:szCs w:val="22"/>
        </w:rPr>
        <w:t>on market terms and for a market rate fee.</w:t>
      </w:r>
    </w:p>
    <w:p w14:paraId="3BB0A3D4" w14:textId="77777777" w:rsidR="00541CB9" w:rsidRPr="00413ECD" w:rsidRDefault="00541CB9" w:rsidP="00541CB9">
      <w:pPr>
        <w:pStyle w:val="AREAbodytext"/>
        <w:jc w:val="both"/>
        <w:rPr>
          <w:rFonts w:ascii="Times New Roman" w:hAnsi="Times New Roman"/>
          <w:color w:val="auto"/>
          <w:sz w:val="22"/>
          <w:szCs w:val="22"/>
        </w:rPr>
      </w:pPr>
    </w:p>
    <w:p w14:paraId="6D24DBF5" w14:textId="1E972882" w:rsidR="00D92DB9" w:rsidRPr="00413ECD" w:rsidRDefault="00541CB9" w:rsidP="00D92DB9">
      <w:pPr>
        <w:pStyle w:val="AREAbodytext"/>
        <w:ind w:left="2880" w:hanging="2880"/>
        <w:jc w:val="both"/>
        <w:rPr>
          <w:rFonts w:ascii="Times New Roman" w:hAnsi="Times New Roman"/>
          <w:bCs/>
          <w:color w:val="auto"/>
          <w:sz w:val="22"/>
          <w:szCs w:val="22"/>
        </w:rPr>
      </w:pPr>
      <w:r w:rsidRPr="00413ECD">
        <w:rPr>
          <w:rFonts w:ascii="Times New Roman" w:hAnsi="Times New Roman"/>
          <w:b/>
          <w:color w:val="auto"/>
          <w:sz w:val="22"/>
          <w:szCs w:val="22"/>
        </w:rPr>
        <w:t>General Contractor:</w:t>
      </w:r>
      <w:r w:rsidRPr="00413ECD">
        <w:rPr>
          <w:rFonts w:ascii="Times New Roman" w:hAnsi="Times New Roman"/>
          <w:color w:val="auto"/>
          <w:sz w:val="22"/>
          <w:szCs w:val="22"/>
        </w:rPr>
        <w:t xml:space="preserve"> </w:t>
      </w:r>
      <w:r w:rsidRPr="00413ECD">
        <w:rPr>
          <w:rFonts w:ascii="Times New Roman" w:hAnsi="Times New Roman"/>
          <w:color w:val="auto"/>
          <w:sz w:val="22"/>
          <w:szCs w:val="22"/>
        </w:rPr>
        <w:tab/>
        <w:t xml:space="preserve">An affiliate of the Sponsor will act as the General Contractor for the Project that will provide a Guaranteed Maximum Price Contract on Sponsor’s form (the “GMP Contract”) based on the final approved Construction Documents with a minimum contingency within the approved budget of </w:t>
      </w:r>
      <w:r w:rsidR="00F87ED0" w:rsidRPr="00413ECD">
        <w:rPr>
          <w:rFonts w:ascii="Times New Roman" w:hAnsi="Times New Roman"/>
          <w:color w:val="auto"/>
          <w:sz w:val="22"/>
          <w:szCs w:val="22"/>
        </w:rPr>
        <w:t>5</w:t>
      </w:r>
      <w:r w:rsidRPr="00413ECD">
        <w:rPr>
          <w:rFonts w:ascii="Times New Roman" w:hAnsi="Times New Roman"/>
          <w:color w:val="auto"/>
          <w:sz w:val="22"/>
          <w:szCs w:val="22"/>
        </w:rPr>
        <w:t>%</w:t>
      </w:r>
      <w:r w:rsidR="00F87ED0" w:rsidRPr="00413ECD">
        <w:rPr>
          <w:rFonts w:ascii="Times New Roman" w:hAnsi="Times New Roman"/>
          <w:color w:val="auto"/>
          <w:sz w:val="22"/>
          <w:szCs w:val="22"/>
        </w:rPr>
        <w:t xml:space="preserve">. </w:t>
      </w:r>
      <w:r w:rsidRPr="00413ECD">
        <w:rPr>
          <w:rFonts w:ascii="Times New Roman" w:hAnsi="Times New Roman"/>
          <w:color w:val="auto"/>
          <w:sz w:val="22"/>
          <w:szCs w:val="22"/>
        </w:rPr>
        <w:t xml:space="preserve">The General Contractor fee shall be </w:t>
      </w:r>
      <w:del w:id="19" w:author="Ethan Kao" w:date="2026-06-12T13:19:00Z" w16du:dateUtc="2026-06-12T18:19:00Z">
        <w:r w:rsidRPr="00413ECD" w:rsidDel="00FD433F">
          <w:rPr>
            <w:rFonts w:ascii="Times New Roman" w:hAnsi="Times New Roman"/>
            <w:color w:val="auto"/>
            <w:sz w:val="22"/>
            <w:szCs w:val="22"/>
          </w:rPr>
          <w:delText>5.0</w:delText>
        </w:r>
      </w:del>
      <w:ins w:id="20" w:author="Ethan Kao" w:date="2026-06-12T13:19:00Z" w16du:dateUtc="2026-06-12T18:19:00Z">
        <w:r w:rsidR="00FD433F">
          <w:rPr>
            <w:rFonts w:ascii="Times New Roman" w:hAnsi="Times New Roman"/>
            <w:color w:val="auto"/>
            <w:sz w:val="22"/>
            <w:szCs w:val="22"/>
          </w:rPr>
          <w:t>4.5</w:t>
        </w:r>
      </w:ins>
      <w:r w:rsidRPr="00413ECD">
        <w:rPr>
          <w:rFonts w:ascii="Times New Roman" w:hAnsi="Times New Roman"/>
          <w:color w:val="auto"/>
          <w:sz w:val="22"/>
          <w:szCs w:val="22"/>
        </w:rPr>
        <w:t>% of hard costs (excluding the fee itself).</w:t>
      </w:r>
      <w:r w:rsidRPr="00413ECD">
        <w:rPr>
          <w:rFonts w:ascii="Times New Roman" w:hAnsi="Times New Roman"/>
          <w:sz w:val="22"/>
          <w:szCs w:val="22"/>
        </w:rPr>
        <w:t xml:space="preserve"> </w:t>
      </w:r>
      <w:r w:rsidRPr="00413ECD">
        <w:rPr>
          <w:rFonts w:ascii="Times New Roman" w:hAnsi="Times New Roman"/>
          <w:color w:val="auto"/>
          <w:sz w:val="22"/>
          <w:szCs w:val="22"/>
        </w:rPr>
        <w:t xml:space="preserve">The GMP Contract will include a $300K advance. </w:t>
      </w:r>
    </w:p>
    <w:p w14:paraId="0289C54D" w14:textId="3A173DD1" w:rsidR="00541CB9" w:rsidRPr="00413ECD" w:rsidRDefault="00541CB9" w:rsidP="00413ECD">
      <w:pPr>
        <w:pStyle w:val="AREAbodytext"/>
        <w:jc w:val="both"/>
        <w:rPr>
          <w:rFonts w:ascii="Times New Roman" w:hAnsi="Times New Roman"/>
          <w:sz w:val="22"/>
          <w:szCs w:val="22"/>
        </w:rPr>
      </w:pPr>
    </w:p>
    <w:p w14:paraId="398BBAFD" w14:textId="73BBDADF" w:rsidR="00541CB9" w:rsidRDefault="00541CB9" w:rsidP="00541CB9">
      <w:pPr>
        <w:pStyle w:val="AREAbodytext"/>
        <w:ind w:left="2880" w:hanging="2880"/>
        <w:jc w:val="both"/>
        <w:rPr>
          <w:ins w:id="21" w:author="Ethan Kao" w:date="2026-06-12T16:02:00Z" w16du:dateUtc="2026-06-12T21:02:00Z"/>
          <w:rFonts w:ascii="Times New Roman" w:hAnsi="Times New Roman"/>
          <w:color w:val="auto"/>
          <w:sz w:val="22"/>
          <w:szCs w:val="22"/>
        </w:rPr>
      </w:pPr>
      <w:r w:rsidRPr="003C1395">
        <w:rPr>
          <w:rFonts w:ascii="Times New Roman" w:hAnsi="Times New Roman"/>
          <w:b/>
          <w:color w:val="auto"/>
          <w:sz w:val="22"/>
          <w:szCs w:val="22"/>
        </w:rPr>
        <w:t>Development Fee:</w:t>
      </w:r>
      <w:r w:rsidRPr="003C1395">
        <w:rPr>
          <w:rFonts w:ascii="Times New Roman" w:hAnsi="Times New Roman"/>
          <w:color w:val="auto"/>
          <w:sz w:val="22"/>
          <w:szCs w:val="22"/>
        </w:rPr>
        <w:tab/>
        <w:t xml:space="preserve">The Sponsor will earn a market-rate development fee equal to </w:t>
      </w:r>
      <w:del w:id="22" w:author="Ethan Kao" w:date="2026-06-12T13:20:00Z" w16du:dateUtc="2026-06-12T18:20:00Z">
        <w:r w:rsidR="00165F87" w:rsidRPr="003C1395" w:rsidDel="00FD433F">
          <w:rPr>
            <w:rFonts w:ascii="Times New Roman" w:hAnsi="Times New Roman"/>
            <w:color w:val="auto"/>
            <w:sz w:val="22"/>
            <w:szCs w:val="22"/>
          </w:rPr>
          <w:delText>4.5</w:delText>
        </w:r>
      </w:del>
      <w:ins w:id="23" w:author="Ethan Kao" w:date="2026-06-12T13:20:00Z" w16du:dateUtc="2026-06-12T18:20:00Z">
        <w:r w:rsidR="00FD433F">
          <w:rPr>
            <w:rFonts w:ascii="Times New Roman" w:hAnsi="Times New Roman"/>
            <w:color w:val="auto"/>
            <w:sz w:val="22"/>
            <w:szCs w:val="22"/>
          </w:rPr>
          <w:t>4.0</w:t>
        </w:r>
      </w:ins>
      <w:r w:rsidRPr="003C1395">
        <w:rPr>
          <w:rFonts w:ascii="Times New Roman" w:hAnsi="Times New Roman"/>
          <w:color w:val="auto"/>
          <w:sz w:val="22"/>
          <w:szCs w:val="22"/>
        </w:rPr>
        <w:t xml:space="preserve">% of </w:t>
      </w:r>
      <w:ins w:id="24" w:author="Ethan Kao" w:date="2026-06-12T13:20:00Z" w16du:dateUtc="2026-06-12T18:20:00Z">
        <w:r w:rsidR="00FD433F">
          <w:rPr>
            <w:rFonts w:ascii="Times New Roman" w:hAnsi="Times New Roman"/>
            <w:color w:val="auto"/>
            <w:sz w:val="22"/>
            <w:szCs w:val="22"/>
          </w:rPr>
          <w:t>hard costs and managed soft costs</w:t>
        </w:r>
      </w:ins>
      <w:ins w:id="25" w:author="Ethan Kao" w:date="2026-06-12T13:21:00Z" w16du:dateUtc="2026-06-12T18:21:00Z">
        <w:r w:rsidR="00FD433F">
          <w:rPr>
            <w:rFonts w:ascii="Times New Roman" w:hAnsi="Times New Roman"/>
            <w:color w:val="auto"/>
            <w:sz w:val="22"/>
            <w:szCs w:val="22"/>
          </w:rPr>
          <w:t xml:space="preserve"> </w:t>
        </w:r>
      </w:ins>
      <w:del w:id="26" w:author="Ethan Kao" w:date="2026-06-12T13:20:00Z" w16du:dateUtc="2026-06-12T18:20:00Z">
        <w:r w:rsidRPr="003C1395" w:rsidDel="00FD433F">
          <w:rPr>
            <w:rFonts w:ascii="Times New Roman" w:hAnsi="Times New Roman"/>
            <w:color w:val="auto"/>
            <w:sz w:val="22"/>
            <w:szCs w:val="22"/>
          </w:rPr>
          <w:delText xml:space="preserve">total Project costs </w:delText>
        </w:r>
      </w:del>
      <w:r w:rsidRPr="003C1395">
        <w:rPr>
          <w:rFonts w:ascii="Times New Roman" w:hAnsi="Times New Roman"/>
          <w:color w:val="auto"/>
          <w:sz w:val="22"/>
          <w:szCs w:val="22"/>
        </w:rPr>
        <w:t>(excluding the development fee itself</w:t>
      </w:r>
      <w:r w:rsidR="00165F87" w:rsidRPr="003C1395">
        <w:rPr>
          <w:rFonts w:ascii="Times New Roman" w:hAnsi="Times New Roman"/>
          <w:color w:val="auto"/>
          <w:sz w:val="22"/>
          <w:szCs w:val="22"/>
        </w:rPr>
        <w:t xml:space="preserve"> and </w:t>
      </w:r>
      <w:r w:rsidR="003C1395" w:rsidRPr="003C1395">
        <w:rPr>
          <w:rFonts w:ascii="Times New Roman" w:hAnsi="Times New Roman"/>
          <w:color w:val="auto"/>
          <w:sz w:val="22"/>
          <w:szCs w:val="22"/>
        </w:rPr>
        <w:t>the Land Basis</w:t>
      </w:r>
      <w:r w:rsidRPr="003C1395">
        <w:rPr>
          <w:rFonts w:ascii="Times New Roman" w:hAnsi="Times New Roman"/>
          <w:color w:val="auto"/>
          <w:sz w:val="22"/>
          <w:szCs w:val="22"/>
        </w:rPr>
        <w:t>). There will be no fee on Controllable Cost Overruns. An affiliate of Sponsor will enter into a development management agreement with the Joint Venture on terms acceptable to LP Partner and Sponsor.</w:t>
      </w:r>
      <w:r w:rsidRPr="00420CFE">
        <w:rPr>
          <w:rFonts w:ascii="Times New Roman" w:hAnsi="Times New Roman"/>
          <w:color w:val="auto"/>
          <w:sz w:val="22"/>
          <w:szCs w:val="22"/>
        </w:rPr>
        <w:t xml:space="preserve"> </w:t>
      </w:r>
      <w:r w:rsidRPr="003C1395">
        <w:rPr>
          <w:rFonts w:ascii="Times New Roman" w:hAnsi="Times New Roman"/>
          <w:color w:val="auto"/>
          <w:sz w:val="22"/>
          <w:szCs w:val="22"/>
        </w:rPr>
        <w:t xml:space="preserve">The Development Fee shall be payable as follows: </w:t>
      </w:r>
      <w:r w:rsidR="00413ECD" w:rsidRPr="003C1395">
        <w:rPr>
          <w:rFonts w:ascii="Times New Roman" w:hAnsi="Times New Roman"/>
          <w:color w:val="auto"/>
          <w:sz w:val="22"/>
          <w:szCs w:val="22"/>
        </w:rPr>
        <w:t>2</w:t>
      </w:r>
      <w:r w:rsidRPr="00420CFE">
        <w:rPr>
          <w:rFonts w:ascii="Times New Roman" w:hAnsi="Times New Roman"/>
          <w:color w:val="auto"/>
          <w:sz w:val="22"/>
          <w:szCs w:val="22"/>
        </w:rPr>
        <w:t xml:space="preserve">5% at Joint Venture closing, </w:t>
      </w:r>
      <w:r w:rsidR="00413ECD" w:rsidRPr="003C1395">
        <w:rPr>
          <w:rFonts w:ascii="Times New Roman" w:hAnsi="Times New Roman"/>
          <w:color w:val="auto"/>
          <w:sz w:val="22"/>
          <w:szCs w:val="22"/>
        </w:rPr>
        <w:t>6</w:t>
      </w:r>
      <w:r w:rsidRPr="00420CFE">
        <w:rPr>
          <w:rFonts w:ascii="Times New Roman" w:hAnsi="Times New Roman"/>
          <w:color w:val="auto"/>
          <w:sz w:val="22"/>
          <w:szCs w:val="22"/>
        </w:rPr>
        <w:t xml:space="preserve">5% </w:t>
      </w:r>
      <w:proofErr w:type="gramStart"/>
      <w:r w:rsidRPr="00420CFE">
        <w:rPr>
          <w:rFonts w:ascii="Times New Roman" w:hAnsi="Times New Roman"/>
          <w:color w:val="auto"/>
          <w:sz w:val="22"/>
          <w:szCs w:val="22"/>
        </w:rPr>
        <w:t>on a monthly basis</w:t>
      </w:r>
      <w:proofErr w:type="gramEnd"/>
      <w:r w:rsidRPr="00420CFE">
        <w:rPr>
          <w:rFonts w:ascii="Times New Roman" w:hAnsi="Times New Roman"/>
          <w:color w:val="auto"/>
          <w:sz w:val="22"/>
          <w:szCs w:val="22"/>
        </w:rPr>
        <w:t xml:space="preserve"> during the construction period</w:t>
      </w:r>
      <w:r w:rsidR="00165F87" w:rsidRPr="00420CFE">
        <w:rPr>
          <w:rFonts w:ascii="Times New Roman" w:hAnsi="Times New Roman"/>
          <w:color w:val="auto"/>
          <w:sz w:val="22"/>
          <w:szCs w:val="22"/>
        </w:rPr>
        <w:t xml:space="preserve"> based on a percentage of completion of the project</w:t>
      </w:r>
      <w:r w:rsidRPr="00420CFE">
        <w:rPr>
          <w:rFonts w:ascii="Times New Roman" w:hAnsi="Times New Roman"/>
          <w:color w:val="auto"/>
          <w:sz w:val="22"/>
          <w:szCs w:val="22"/>
        </w:rPr>
        <w:t xml:space="preserve">, </w:t>
      </w:r>
      <w:r w:rsidR="00D92DB9" w:rsidRPr="00420CFE">
        <w:rPr>
          <w:rFonts w:ascii="Times New Roman" w:hAnsi="Times New Roman"/>
          <w:color w:val="auto"/>
          <w:sz w:val="22"/>
          <w:szCs w:val="22"/>
        </w:rPr>
        <w:t>10</w:t>
      </w:r>
      <w:r w:rsidRPr="00420CFE">
        <w:rPr>
          <w:rFonts w:ascii="Times New Roman" w:hAnsi="Times New Roman"/>
          <w:color w:val="auto"/>
          <w:sz w:val="22"/>
          <w:szCs w:val="22"/>
        </w:rPr>
        <w:t>%</w:t>
      </w:r>
      <w:r w:rsidR="00D92DB9" w:rsidRPr="00420CFE">
        <w:rPr>
          <w:rFonts w:ascii="Times New Roman" w:hAnsi="Times New Roman"/>
          <w:color w:val="auto"/>
          <w:sz w:val="22"/>
          <w:szCs w:val="22"/>
        </w:rPr>
        <w:t xml:space="preserve"> at Substantial Completion</w:t>
      </w:r>
      <w:r w:rsidRPr="00420CFE">
        <w:rPr>
          <w:rFonts w:ascii="Times New Roman" w:hAnsi="Times New Roman"/>
          <w:color w:val="auto"/>
          <w:sz w:val="22"/>
          <w:szCs w:val="22"/>
        </w:rPr>
        <w:t>.</w:t>
      </w:r>
    </w:p>
    <w:p w14:paraId="352FCE0A" w14:textId="77777777" w:rsidR="003E6A0E" w:rsidRDefault="003E6A0E" w:rsidP="00541CB9">
      <w:pPr>
        <w:pStyle w:val="AREAbodytext"/>
        <w:ind w:left="2880" w:hanging="2880"/>
        <w:jc w:val="both"/>
        <w:rPr>
          <w:ins w:id="27" w:author="Ethan Kao" w:date="2026-06-12T16:02:00Z" w16du:dateUtc="2026-06-12T21:02:00Z"/>
          <w:rFonts w:ascii="Times New Roman" w:hAnsi="Times New Roman"/>
          <w:color w:val="auto"/>
          <w:sz w:val="22"/>
          <w:szCs w:val="22"/>
        </w:rPr>
      </w:pPr>
    </w:p>
    <w:p w14:paraId="5573AB27" w14:textId="7D482972" w:rsidR="003E6A0E" w:rsidRPr="003C1395" w:rsidRDefault="003E6A0E" w:rsidP="00541CB9">
      <w:pPr>
        <w:pStyle w:val="AREAbodytext"/>
        <w:ind w:left="2880" w:hanging="2880"/>
        <w:jc w:val="both"/>
        <w:rPr>
          <w:rFonts w:ascii="Times New Roman" w:hAnsi="Times New Roman"/>
          <w:color w:val="auto"/>
          <w:sz w:val="22"/>
          <w:szCs w:val="22"/>
        </w:rPr>
      </w:pPr>
      <w:ins w:id="28" w:author="Ethan Kao" w:date="2026-06-12T16:03:00Z" w16du:dateUtc="2026-06-12T21:03:00Z">
        <w:r>
          <w:rPr>
            <w:rFonts w:ascii="Times New Roman" w:hAnsi="Times New Roman"/>
            <w:b/>
            <w:color w:val="auto"/>
            <w:sz w:val="22"/>
            <w:szCs w:val="22"/>
          </w:rPr>
          <w:lastRenderedPageBreak/>
          <w:t>Equity Funding Fee</w:t>
        </w:r>
      </w:ins>
      <w:ins w:id="29" w:author="Ethan Kao" w:date="2026-06-12T16:02:00Z" w16du:dateUtc="2026-06-12T21:02:00Z">
        <w:r w:rsidRPr="00420CFE">
          <w:rPr>
            <w:rFonts w:ascii="Times New Roman" w:hAnsi="Times New Roman"/>
            <w:b/>
            <w:color w:val="auto"/>
            <w:sz w:val="22"/>
            <w:szCs w:val="22"/>
          </w:rPr>
          <w:t>:</w:t>
        </w:r>
        <w:r w:rsidRPr="00420CFE">
          <w:rPr>
            <w:rFonts w:ascii="Times New Roman" w:hAnsi="Times New Roman"/>
            <w:color w:val="auto"/>
            <w:sz w:val="22"/>
            <w:szCs w:val="22"/>
          </w:rPr>
          <w:tab/>
        </w:r>
      </w:ins>
      <w:ins w:id="30" w:author="Ethan Kao" w:date="2026-06-12T16:03:00Z">
        <w:r w:rsidRPr="003E6A0E">
          <w:rPr>
            <w:rFonts w:ascii="Times New Roman" w:hAnsi="Times New Roman"/>
            <w:color w:val="auto"/>
            <w:sz w:val="22"/>
            <w:szCs w:val="22"/>
          </w:rPr>
          <w:t xml:space="preserve">The Joint Venture shall pay an equity funding fee of $125,000 to </w:t>
        </w:r>
      </w:ins>
      <w:ins w:id="31" w:author="Ethan Kao" w:date="2026-06-12T16:03:00Z" w16du:dateUtc="2026-06-12T21:03:00Z">
        <w:r>
          <w:rPr>
            <w:rFonts w:ascii="Times New Roman" w:hAnsi="Times New Roman"/>
            <w:color w:val="auto"/>
            <w:sz w:val="22"/>
            <w:szCs w:val="22"/>
          </w:rPr>
          <w:t>JLL</w:t>
        </w:r>
      </w:ins>
      <w:ins w:id="32" w:author="Ethan Kao" w:date="2026-06-12T16:03:00Z">
        <w:r w:rsidRPr="003E6A0E">
          <w:rPr>
            <w:rFonts w:ascii="Times New Roman" w:hAnsi="Times New Roman"/>
            <w:color w:val="auto"/>
            <w:sz w:val="22"/>
            <w:szCs w:val="22"/>
          </w:rPr>
          <w:t xml:space="preserve">, payable at the closing of the Joint Venture. The parties acknowledge that the equity funding fee has been reduced from the $225,000 amount reflected in the Development Budget because LP Partner's equity commitment was sourced directly and not procured by </w:t>
        </w:r>
      </w:ins>
      <w:ins w:id="33" w:author="Ethan Kao" w:date="2026-06-12T16:07:00Z" w16du:dateUtc="2026-06-12T21:07:00Z">
        <w:r>
          <w:rPr>
            <w:rFonts w:ascii="Times New Roman" w:hAnsi="Times New Roman"/>
            <w:color w:val="auto"/>
            <w:sz w:val="22"/>
            <w:szCs w:val="22"/>
          </w:rPr>
          <w:t>JLL</w:t>
        </w:r>
      </w:ins>
      <w:ins w:id="34" w:author="Ethan Kao" w:date="2026-06-12T16:03:00Z">
        <w:r w:rsidRPr="003E6A0E">
          <w:rPr>
            <w:rFonts w:ascii="Times New Roman" w:hAnsi="Times New Roman"/>
            <w:color w:val="auto"/>
            <w:sz w:val="22"/>
            <w:szCs w:val="22"/>
          </w:rPr>
          <w:t>. No additional placement, brokerage, or capital markets fees shall be payable by the Joint Venture or either party in connection with the equity capitalization of the Project</w:t>
        </w:r>
      </w:ins>
      <w:ins w:id="35" w:author="Ethan Kao" w:date="2026-06-12T16:04:00Z" w16du:dateUtc="2026-06-12T21:04:00Z">
        <w:r>
          <w:rPr>
            <w:rFonts w:ascii="Times New Roman" w:hAnsi="Times New Roman"/>
            <w:color w:val="auto"/>
            <w:sz w:val="22"/>
            <w:szCs w:val="22"/>
          </w:rPr>
          <w:t>.</w:t>
        </w:r>
      </w:ins>
    </w:p>
    <w:p w14:paraId="40915B25" w14:textId="77777777" w:rsidR="00541CB9" w:rsidRPr="003C1395" w:rsidRDefault="00541CB9" w:rsidP="00A606DD">
      <w:pPr>
        <w:pStyle w:val="AREAbodytext"/>
        <w:ind w:left="2880" w:hanging="2880"/>
        <w:jc w:val="both"/>
        <w:rPr>
          <w:rFonts w:ascii="Times New Roman" w:hAnsi="Times New Roman"/>
          <w:b/>
          <w:color w:val="auto"/>
          <w:sz w:val="22"/>
          <w:szCs w:val="22"/>
        </w:rPr>
      </w:pPr>
    </w:p>
    <w:p w14:paraId="44242905" w14:textId="450A240D" w:rsidR="00541CB9" w:rsidRPr="003C1395" w:rsidRDefault="00541CB9" w:rsidP="00541CB9">
      <w:pPr>
        <w:pStyle w:val="AREAbodytext"/>
        <w:ind w:left="2880" w:hanging="2880"/>
        <w:jc w:val="both"/>
        <w:rPr>
          <w:rFonts w:ascii="Times New Roman" w:hAnsi="Times New Roman"/>
          <w:color w:val="auto"/>
          <w:sz w:val="22"/>
          <w:szCs w:val="22"/>
        </w:rPr>
      </w:pPr>
      <w:r w:rsidRPr="00420CFE">
        <w:rPr>
          <w:rFonts w:ascii="Times New Roman" w:hAnsi="Times New Roman"/>
          <w:b/>
          <w:color w:val="auto"/>
          <w:sz w:val="22"/>
          <w:szCs w:val="22"/>
        </w:rPr>
        <w:t>Partner Funding Default:</w:t>
      </w:r>
      <w:r w:rsidRPr="00420CFE">
        <w:rPr>
          <w:rFonts w:ascii="Times New Roman" w:hAnsi="Times New Roman"/>
          <w:color w:val="auto"/>
          <w:sz w:val="22"/>
          <w:szCs w:val="22"/>
        </w:rPr>
        <w:tab/>
        <w:t xml:space="preserve">In the event any party fails to fund a capital call in a timely fashion, the non-defaulting party may elect to fund on the defaulting party’s behalf the defaulted amount of the applicable capital call. In this event, the contributing party’s total contribution with respect to such capital call shall be treated as “Partnership Preferred Equity” and shall accrue at a rate of 18.0% per year (compounded annually). </w:t>
      </w:r>
      <w:r w:rsidR="00D92DB9" w:rsidRPr="00420CFE">
        <w:rPr>
          <w:rFonts w:ascii="Times New Roman" w:hAnsi="Times New Roman"/>
          <w:color w:val="auto"/>
          <w:sz w:val="22"/>
          <w:szCs w:val="22"/>
        </w:rPr>
        <w:t>Further, if a party fails to contribute committed capital, such party shall lose its right to vote on Major Decisions until such failure is cured</w:t>
      </w:r>
      <w:r w:rsidR="003E4E17" w:rsidRPr="003C1395">
        <w:rPr>
          <w:rFonts w:ascii="Times New Roman" w:hAnsi="Times New Roman"/>
          <w:color w:val="auto"/>
          <w:sz w:val="22"/>
          <w:szCs w:val="22"/>
        </w:rPr>
        <w:t xml:space="preserve"> and the non-failing member may pursue any other remedies available at law or equity</w:t>
      </w:r>
      <w:r w:rsidR="00D92DB9" w:rsidRPr="003C1395">
        <w:rPr>
          <w:rFonts w:ascii="Times New Roman" w:hAnsi="Times New Roman"/>
          <w:color w:val="auto"/>
          <w:sz w:val="22"/>
          <w:szCs w:val="22"/>
        </w:rPr>
        <w:t xml:space="preserve">. </w:t>
      </w:r>
    </w:p>
    <w:p w14:paraId="02098E26" w14:textId="77777777" w:rsidR="003C1395" w:rsidRPr="00A91502" w:rsidRDefault="003C1395" w:rsidP="00541CB9">
      <w:pPr>
        <w:pStyle w:val="AREAbodytext"/>
        <w:ind w:left="2880" w:hanging="2880"/>
        <w:jc w:val="both"/>
        <w:rPr>
          <w:rFonts w:ascii="Times New Roman" w:hAnsi="Times New Roman"/>
          <w:b/>
          <w:color w:val="auto"/>
          <w:sz w:val="22"/>
          <w:szCs w:val="22"/>
        </w:rPr>
      </w:pPr>
    </w:p>
    <w:p w14:paraId="3A46731E" w14:textId="360076C1" w:rsidR="00541CB9" w:rsidRPr="003C1395" w:rsidRDefault="00541CB9" w:rsidP="00541CB9">
      <w:pPr>
        <w:pStyle w:val="AREAbodytext"/>
        <w:ind w:left="2880" w:hanging="2880"/>
        <w:jc w:val="both"/>
        <w:rPr>
          <w:rFonts w:ascii="Times New Roman" w:hAnsi="Times New Roman"/>
          <w:color w:val="auto"/>
          <w:sz w:val="22"/>
          <w:szCs w:val="22"/>
        </w:rPr>
      </w:pPr>
      <w:r w:rsidRPr="003C1395">
        <w:rPr>
          <w:rFonts w:ascii="Times New Roman" w:hAnsi="Times New Roman"/>
          <w:b/>
          <w:color w:val="auto"/>
          <w:sz w:val="22"/>
          <w:szCs w:val="22"/>
        </w:rPr>
        <w:t>Cash Flow Distributions</w:t>
      </w:r>
      <w:proofErr w:type="gramStart"/>
      <w:r w:rsidRPr="003C1395">
        <w:rPr>
          <w:rFonts w:ascii="Times New Roman" w:hAnsi="Times New Roman"/>
          <w:b/>
          <w:color w:val="auto"/>
          <w:sz w:val="22"/>
          <w:szCs w:val="22"/>
        </w:rPr>
        <w:t>:</w:t>
      </w:r>
      <w:r w:rsidRPr="003C1395">
        <w:rPr>
          <w:rFonts w:ascii="Times New Roman" w:hAnsi="Times New Roman"/>
          <w:color w:val="auto"/>
          <w:sz w:val="22"/>
          <w:szCs w:val="22"/>
        </w:rPr>
        <w:t xml:space="preserve"> </w:t>
      </w:r>
      <w:r w:rsidRPr="003C1395">
        <w:rPr>
          <w:rFonts w:ascii="Times New Roman" w:hAnsi="Times New Roman"/>
          <w:color w:val="auto"/>
          <w:sz w:val="22"/>
          <w:szCs w:val="22"/>
        </w:rPr>
        <w:tab/>
        <w:t>Cash</w:t>
      </w:r>
      <w:proofErr w:type="gramEnd"/>
      <w:r w:rsidRPr="003C1395">
        <w:rPr>
          <w:rFonts w:ascii="Times New Roman" w:hAnsi="Times New Roman"/>
          <w:color w:val="auto"/>
          <w:sz w:val="22"/>
          <w:szCs w:val="22"/>
        </w:rPr>
        <w:t xml:space="preserve"> flow available for distribution from operations or proceeds from a sale or refinancing (after expenses, debt service, and capital improvements) of the Project shall be distributed in the order and preference set forth below:</w:t>
      </w:r>
    </w:p>
    <w:p w14:paraId="3BBB189F" w14:textId="77777777" w:rsidR="00541CB9" w:rsidRPr="003C1395" w:rsidRDefault="00541CB9" w:rsidP="00541CB9">
      <w:pPr>
        <w:pStyle w:val="AREAbodytext"/>
        <w:ind w:left="2880" w:hanging="2880"/>
        <w:jc w:val="both"/>
        <w:rPr>
          <w:rFonts w:ascii="Times New Roman" w:hAnsi="Times New Roman"/>
          <w:color w:val="auto"/>
          <w:sz w:val="22"/>
          <w:szCs w:val="22"/>
        </w:rPr>
      </w:pPr>
      <w:r w:rsidRPr="003C1395">
        <w:rPr>
          <w:rFonts w:ascii="Times New Roman" w:hAnsi="Times New Roman"/>
          <w:color w:val="auto"/>
          <w:sz w:val="22"/>
          <w:szCs w:val="22"/>
        </w:rPr>
        <w:t xml:space="preserve"> </w:t>
      </w:r>
    </w:p>
    <w:p w14:paraId="13AC539F" w14:textId="693AAAFF" w:rsidR="00541CB9" w:rsidRPr="003C1395" w:rsidRDefault="00541CB9" w:rsidP="00541CB9">
      <w:pPr>
        <w:pStyle w:val="AREAbodytext"/>
        <w:numPr>
          <w:ilvl w:val="0"/>
          <w:numId w:val="1"/>
        </w:numPr>
        <w:jc w:val="both"/>
        <w:rPr>
          <w:rFonts w:ascii="Times New Roman" w:hAnsi="Times New Roman"/>
          <w:color w:val="auto"/>
          <w:sz w:val="22"/>
          <w:szCs w:val="22"/>
        </w:rPr>
      </w:pPr>
      <w:r w:rsidRPr="003C1395">
        <w:rPr>
          <w:rFonts w:ascii="Times New Roman" w:hAnsi="Times New Roman"/>
          <w:color w:val="auto"/>
          <w:sz w:val="22"/>
          <w:szCs w:val="22"/>
        </w:rPr>
        <w:t xml:space="preserve">Pro-rata based on any Partnership Preferred Equity and Shared </w:t>
      </w:r>
      <w:proofErr w:type="gramStart"/>
      <w:r w:rsidRPr="003C1395">
        <w:rPr>
          <w:rFonts w:ascii="Times New Roman" w:hAnsi="Times New Roman"/>
          <w:color w:val="auto"/>
          <w:sz w:val="22"/>
          <w:szCs w:val="22"/>
        </w:rPr>
        <w:t>Cost Overrun</w:t>
      </w:r>
      <w:proofErr w:type="gramEnd"/>
      <w:r w:rsidRPr="003C1395">
        <w:rPr>
          <w:rFonts w:ascii="Times New Roman" w:hAnsi="Times New Roman"/>
          <w:color w:val="auto"/>
          <w:sz w:val="22"/>
          <w:szCs w:val="22"/>
        </w:rPr>
        <w:t xml:space="preserve"> contributions until:</w:t>
      </w:r>
    </w:p>
    <w:p w14:paraId="5510B5A8" w14:textId="3B4A3D36" w:rsidR="00541CB9" w:rsidRPr="003C1395" w:rsidRDefault="00541CB9" w:rsidP="00541CB9">
      <w:pPr>
        <w:pStyle w:val="AREAbodytext"/>
        <w:numPr>
          <w:ilvl w:val="1"/>
          <w:numId w:val="1"/>
        </w:numPr>
        <w:jc w:val="both"/>
        <w:rPr>
          <w:rFonts w:ascii="Times New Roman" w:hAnsi="Times New Roman"/>
          <w:color w:val="auto"/>
          <w:sz w:val="22"/>
          <w:szCs w:val="22"/>
        </w:rPr>
      </w:pPr>
      <w:r w:rsidRPr="003C1395">
        <w:rPr>
          <w:rFonts w:ascii="Times New Roman" w:hAnsi="Times New Roman"/>
          <w:color w:val="auto"/>
          <w:sz w:val="22"/>
          <w:szCs w:val="22"/>
        </w:rPr>
        <w:t>For Partnership Preferred Equity, the funding partners have received a return of such capital and an annually compounded IRR of 18.0%;</w:t>
      </w:r>
      <w:r w:rsidR="00901A24" w:rsidRPr="003C1395">
        <w:rPr>
          <w:rFonts w:ascii="Times New Roman" w:hAnsi="Times New Roman"/>
          <w:color w:val="auto"/>
          <w:sz w:val="22"/>
          <w:szCs w:val="22"/>
        </w:rPr>
        <w:t xml:space="preserve"> and</w:t>
      </w:r>
    </w:p>
    <w:p w14:paraId="12F47827" w14:textId="2F9F9680" w:rsidR="00901A24" w:rsidRPr="003C1395" w:rsidRDefault="00901A24" w:rsidP="00541CB9">
      <w:pPr>
        <w:pStyle w:val="AREAbodytext"/>
        <w:numPr>
          <w:ilvl w:val="1"/>
          <w:numId w:val="1"/>
        </w:numPr>
        <w:jc w:val="both"/>
        <w:rPr>
          <w:rFonts w:ascii="Times New Roman" w:hAnsi="Times New Roman"/>
          <w:color w:val="auto"/>
          <w:sz w:val="22"/>
          <w:szCs w:val="22"/>
        </w:rPr>
      </w:pPr>
      <w:r w:rsidRPr="003C1395">
        <w:rPr>
          <w:rFonts w:ascii="Times New Roman" w:hAnsi="Times New Roman"/>
          <w:color w:val="auto"/>
          <w:sz w:val="22"/>
          <w:szCs w:val="22"/>
        </w:rPr>
        <w:t>For Shared Cost Overrun contributions, the funding partners have received a return of the Shared Cost Overrun contributions.</w:t>
      </w:r>
    </w:p>
    <w:p w14:paraId="7D15BF06" w14:textId="7E78E5D6" w:rsidR="00541CB9" w:rsidRPr="003C1395" w:rsidRDefault="00541CB9" w:rsidP="00541CB9">
      <w:pPr>
        <w:pStyle w:val="AREAbodytext"/>
        <w:numPr>
          <w:ilvl w:val="0"/>
          <w:numId w:val="1"/>
        </w:numPr>
        <w:jc w:val="both"/>
        <w:rPr>
          <w:rFonts w:ascii="Times New Roman" w:hAnsi="Times New Roman"/>
          <w:color w:val="auto"/>
          <w:sz w:val="22"/>
          <w:szCs w:val="22"/>
        </w:rPr>
      </w:pPr>
      <w:r w:rsidRPr="003C1395">
        <w:rPr>
          <w:rFonts w:ascii="Times New Roman" w:hAnsi="Times New Roman"/>
          <w:color w:val="auto"/>
          <w:sz w:val="22"/>
          <w:szCs w:val="22"/>
        </w:rPr>
        <w:t xml:space="preserve">Pro </w:t>
      </w:r>
      <w:proofErr w:type="gramStart"/>
      <w:r w:rsidRPr="003C1395">
        <w:rPr>
          <w:rFonts w:ascii="Times New Roman" w:hAnsi="Times New Roman"/>
          <w:color w:val="auto"/>
          <w:sz w:val="22"/>
          <w:szCs w:val="22"/>
        </w:rPr>
        <w:t>rata</w:t>
      </w:r>
      <w:proofErr w:type="gramEnd"/>
      <w:r w:rsidRPr="003C1395">
        <w:rPr>
          <w:rFonts w:ascii="Times New Roman" w:hAnsi="Times New Roman"/>
          <w:color w:val="auto"/>
          <w:sz w:val="22"/>
          <w:szCs w:val="22"/>
        </w:rPr>
        <w:t xml:space="preserve"> between the parties until LP Partner has received a </w:t>
      </w:r>
      <w:r w:rsidR="00EF496F">
        <w:rPr>
          <w:rFonts w:ascii="Times New Roman" w:hAnsi="Times New Roman"/>
          <w:color w:val="auto"/>
          <w:sz w:val="22"/>
          <w:szCs w:val="22"/>
        </w:rPr>
        <w:t>10</w:t>
      </w:r>
      <w:r w:rsidRPr="003C1395">
        <w:rPr>
          <w:rFonts w:ascii="Times New Roman" w:hAnsi="Times New Roman"/>
          <w:color w:val="auto"/>
          <w:sz w:val="22"/>
          <w:szCs w:val="22"/>
        </w:rPr>
        <w:t xml:space="preserve">% annually compounded IRR with respect to all capital contributed by LP Partner to the Joint </w:t>
      </w:r>
      <w:proofErr w:type="gramStart"/>
      <w:r w:rsidRPr="003C1395">
        <w:rPr>
          <w:rFonts w:ascii="Times New Roman" w:hAnsi="Times New Roman"/>
          <w:color w:val="auto"/>
          <w:sz w:val="22"/>
          <w:szCs w:val="22"/>
        </w:rPr>
        <w:t>Venture;</w:t>
      </w:r>
      <w:proofErr w:type="gramEnd"/>
    </w:p>
    <w:p w14:paraId="464E56F2" w14:textId="2DE4821D" w:rsidR="00541CB9" w:rsidRPr="003C1395" w:rsidRDefault="00541CB9" w:rsidP="00541CB9">
      <w:pPr>
        <w:pStyle w:val="AREAbodytext"/>
        <w:numPr>
          <w:ilvl w:val="0"/>
          <w:numId w:val="1"/>
        </w:numPr>
        <w:jc w:val="both"/>
        <w:rPr>
          <w:rFonts w:ascii="Times New Roman" w:hAnsi="Times New Roman"/>
          <w:color w:val="auto"/>
          <w:sz w:val="22"/>
          <w:szCs w:val="22"/>
        </w:rPr>
      </w:pPr>
      <w:r w:rsidRPr="003C1395">
        <w:rPr>
          <w:rFonts w:ascii="Times New Roman" w:hAnsi="Times New Roman"/>
          <w:color w:val="auto"/>
          <w:sz w:val="22"/>
          <w:szCs w:val="22"/>
        </w:rPr>
        <w:t xml:space="preserve">100% to Sponsor until Sponsor recoups all dollars funded for any development </w:t>
      </w:r>
      <w:r w:rsidR="00F07B91" w:rsidRPr="003C1395">
        <w:rPr>
          <w:rFonts w:ascii="Times New Roman" w:hAnsi="Times New Roman"/>
          <w:color w:val="auto"/>
          <w:sz w:val="22"/>
          <w:szCs w:val="22"/>
        </w:rPr>
        <w:t xml:space="preserve">Controllable </w:t>
      </w:r>
      <w:r w:rsidRPr="003C1395">
        <w:rPr>
          <w:rFonts w:ascii="Times New Roman" w:hAnsi="Times New Roman"/>
          <w:color w:val="auto"/>
          <w:sz w:val="22"/>
          <w:szCs w:val="22"/>
        </w:rPr>
        <w:t>Cost Overrun</w:t>
      </w:r>
      <w:r w:rsidR="00F07B91" w:rsidRPr="003C1395">
        <w:rPr>
          <w:rFonts w:ascii="Times New Roman" w:hAnsi="Times New Roman"/>
          <w:color w:val="auto"/>
          <w:sz w:val="22"/>
          <w:szCs w:val="22"/>
        </w:rPr>
        <w:t xml:space="preserve">s </w:t>
      </w:r>
      <w:r w:rsidRPr="003C1395">
        <w:rPr>
          <w:rFonts w:ascii="Times New Roman" w:hAnsi="Times New Roman"/>
          <w:color w:val="auto"/>
          <w:sz w:val="22"/>
          <w:szCs w:val="22"/>
        </w:rPr>
        <w:t>funded by Sponsor</w:t>
      </w:r>
      <w:r w:rsidR="00F07B91" w:rsidRPr="003C1395">
        <w:rPr>
          <w:rFonts w:ascii="Times New Roman" w:hAnsi="Times New Roman"/>
          <w:color w:val="auto"/>
          <w:sz w:val="22"/>
          <w:szCs w:val="22"/>
        </w:rPr>
        <w:t xml:space="preserve"> or its </w:t>
      </w:r>
      <w:proofErr w:type="gramStart"/>
      <w:r w:rsidR="00F07B91" w:rsidRPr="003C1395">
        <w:rPr>
          <w:rFonts w:ascii="Times New Roman" w:hAnsi="Times New Roman"/>
          <w:color w:val="auto"/>
          <w:sz w:val="22"/>
          <w:szCs w:val="22"/>
        </w:rPr>
        <w:t>affiliates</w:t>
      </w:r>
      <w:r w:rsidRPr="003C1395">
        <w:rPr>
          <w:rFonts w:ascii="Times New Roman" w:hAnsi="Times New Roman"/>
          <w:color w:val="auto"/>
          <w:sz w:val="22"/>
          <w:szCs w:val="22"/>
        </w:rPr>
        <w:t>;</w:t>
      </w:r>
      <w:proofErr w:type="gramEnd"/>
    </w:p>
    <w:p w14:paraId="466A4EDE" w14:textId="6B91BEAA" w:rsidR="00541CB9" w:rsidRPr="003C1395" w:rsidRDefault="00913D7D" w:rsidP="00541CB9">
      <w:pPr>
        <w:pStyle w:val="AREAbodytext"/>
        <w:numPr>
          <w:ilvl w:val="0"/>
          <w:numId w:val="1"/>
        </w:numPr>
        <w:jc w:val="both"/>
        <w:rPr>
          <w:rFonts w:ascii="Times New Roman" w:hAnsi="Times New Roman"/>
          <w:color w:val="auto"/>
          <w:sz w:val="22"/>
          <w:szCs w:val="22"/>
        </w:rPr>
      </w:pPr>
      <w:r>
        <w:rPr>
          <w:rFonts w:ascii="Times New Roman" w:hAnsi="Times New Roman"/>
          <w:color w:val="auto"/>
          <w:sz w:val="22"/>
          <w:szCs w:val="22"/>
        </w:rPr>
        <w:t>2</w:t>
      </w:r>
      <w:r w:rsidR="00CE078F">
        <w:rPr>
          <w:rFonts w:ascii="Times New Roman" w:hAnsi="Times New Roman"/>
          <w:color w:val="auto"/>
          <w:sz w:val="22"/>
          <w:szCs w:val="22"/>
        </w:rPr>
        <w:t>4</w:t>
      </w:r>
      <w:r w:rsidR="00541CB9" w:rsidRPr="003C1395">
        <w:rPr>
          <w:rFonts w:ascii="Times New Roman" w:hAnsi="Times New Roman"/>
          <w:color w:val="auto"/>
          <w:sz w:val="22"/>
          <w:szCs w:val="22"/>
        </w:rPr>
        <w:t>% to Sponsor (</w:t>
      </w:r>
      <w:r w:rsidR="00733B0A">
        <w:rPr>
          <w:rFonts w:ascii="Times New Roman" w:hAnsi="Times New Roman"/>
          <w:color w:val="auto"/>
          <w:sz w:val="22"/>
          <w:szCs w:val="22"/>
        </w:rPr>
        <w:t>20</w:t>
      </w:r>
      <w:r w:rsidR="00D92DB9" w:rsidRPr="003C1395">
        <w:rPr>
          <w:rFonts w:ascii="Times New Roman" w:hAnsi="Times New Roman"/>
          <w:color w:val="auto"/>
          <w:sz w:val="22"/>
          <w:szCs w:val="22"/>
        </w:rPr>
        <w:t>%</w:t>
      </w:r>
      <w:r w:rsidR="00541CB9" w:rsidRPr="003C1395">
        <w:rPr>
          <w:rFonts w:ascii="Times New Roman" w:hAnsi="Times New Roman"/>
          <w:color w:val="auto"/>
          <w:sz w:val="22"/>
          <w:szCs w:val="22"/>
        </w:rPr>
        <w:t xml:space="preserve"> </w:t>
      </w:r>
      <w:proofErr w:type="gramStart"/>
      <w:r w:rsidR="00541CB9" w:rsidRPr="003C1395">
        <w:rPr>
          <w:rFonts w:ascii="Times New Roman" w:hAnsi="Times New Roman"/>
          <w:color w:val="auto"/>
          <w:sz w:val="22"/>
          <w:szCs w:val="22"/>
        </w:rPr>
        <w:t>promote</w:t>
      </w:r>
      <w:proofErr w:type="gramEnd"/>
      <w:r w:rsidR="00541CB9" w:rsidRPr="003C1395">
        <w:rPr>
          <w:rFonts w:ascii="Times New Roman" w:hAnsi="Times New Roman"/>
          <w:color w:val="auto"/>
          <w:sz w:val="22"/>
          <w:szCs w:val="22"/>
        </w:rPr>
        <w:t xml:space="preserve">) and </w:t>
      </w:r>
      <w:r w:rsidR="0058491A">
        <w:rPr>
          <w:rFonts w:ascii="Times New Roman" w:hAnsi="Times New Roman"/>
          <w:color w:val="auto"/>
          <w:sz w:val="22"/>
          <w:szCs w:val="22"/>
        </w:rPr>
        <w:t>7</w:t>
      </w:r>
      <w:r w:rsidR="00CE078F">
        <w:rPr>
          <w:rFonts w:ascii="Times New Roman" w:hAnsi="Times New Roman"/>
          <w:color w:val="auto"/>
          <w:sz w:val="22"/>
          <w:szCs w:val="22"/>
        </w:rPr>
        <w:t>6</w:t>
      </w:r>
      <w:r w:rsidR="00D92DB9" w:rsidRPr="003C1395">
        <w:rPr>
          <w:rFonts w:ascii="Times New Roman" w:hAnsi="Times New Roman"/>
          <w:color w:val="auto"/>
          <w:sz w:val="22"/>
          <w:szCs w:val="22"/>
        </w:rPr>
        <w:t>%</w:t>
      </w:r>
      <w:r w:rsidR="00541CB9" w:rsidRPr="003C1395">
        <w:rPr>
          <w:rFonts w:ascii="Times New Roman" w:hAnsi="Times New Roman"/>
          <w:color w:val="auto"/>
          <w:sz w:val="22"/>
          <w:szCs w:val="22"/>
        </w:rPr>
        <w:t xml:space="preserve"> to LP Partner until LP Partner has received an amount equal to a </w:t>
      </w:r>
      <w:r w:rsidR="0058491A">
        <w:rPr>
          <w:rFonts w:ascii="Times New Roman" w:hAnsi="Times New Roman"/>
          <w:color w:val="auto"/>
          <w:sz w:val="22"/>
          <w:szCs w:val="22"/>
        </w:rPr>
        <w:t>14</w:t>
      </w:r>
      <w:r w:rsidR="00D92DB9" w:rsidRPr="003C1395">
        <w:rPr>
          <w:rFonts w:ascii="Times New Roman" w:hAnsi="Times New Roman"/>
          <w:color w:val="auto"/>
          <w:sz w:val="22"/>
          <w:szCs w:val="22"/>
        </w:rPr>
        <w:t>%</w:t>
      </w:r>
      <w:r w:rsidR="00901A24" w:rsidRPr="003C1395">
        <w:rPr>
          <w:rFonts w:ascii="Times New Roman" w:hAnsi="Times New Roman"/>
          <w:color w:val="auto"/>
          <w:sz w:val="22"/>
          <w:szCs w:val="22"/>
        </w:rPr>
        <w:t xml:space="preserve"> </w:t>
      </w:r>
      <w:r w:rsidR="00541CB9" w:rsidRPr="003C1395">
        <w:rPr>
          <w:rFonts w:ascii="Times New Roman" w:hAnsi="Times New Roman"/>
          <w:color w:val="auto"/>
          <w:sz w:val="22"/>
          <w:szCs w:val="22"/>
        </w:rPr>
        <w:t xml:space="preserve">annually compounded IRR with respect to all capital contributed by LP Partner to the Joint </w:t>
      </w:r>
      <w:proofErr w:type="gramStart"/>
      <w:r w:rsidR="00541CB9" w:rsidRPr="003C1395">
        <w:rPr>
          <w:rFonts w:ascii="Times New Roman" w:hAnsi="Times New Roman"/>
          <w:color w:val="auto"/>
          <w:sz w:val="22"/>
          <w:szCs w:val="22"/>
        </w:rPr>
        <w:t>Venture;</w:t>
      </w:r>
      <w:proofErr w:type="gramEnd"/>
    </w:p>
    <w:p w14:paraId="77606307" w14:textId="143F9BFE" w:rsidR="00541CB9" w:rsidRPr="003C1395" w:rsidRDefault="00DE2781" w:rsidP="00541CB9">
      <w:pPr>
        <w:pStyle w:val="AREAbodytext"/>
        <w:numPr>
          <w:ilvl w:val="0"/>
          <w:numId w:val="1"/>
        </w:numPr>
        <w:jc w:val="both"/>
        <w:rPr>
          <w:rFonts w:ascii="Times New Roman" w:hAnsi="Times New Roman"/>
          <w:color w:val="auto"/>
          <w:sz w:val="22"/>
          <w:szCs w:val="22"/>
        </w:rPr>
      </w:pPr>
      <w:r>
        <w:rPr>
          <w:rFonts w:ascii="Times New Roman" w:hAnsi="Times New Roman"/>
          <w:color w:val="auto"/>
          <w:sz w:val="22"/>
          <w:szCs w:val="22"/>
        </w:rPr>
        <w:t>3</w:t>
      </w:r>
      <w:r w:rsidR="00CE078F">
        <w:rPr>
          <w:rFonts w:ascii="Times New Roman" w:hAnsi="Times New Roman"/>
          <w:color w:val="auto"/>
          <w:sz w:val="22"/>
          <w:szCs w:val="22"/>
        </w:rPr>
        <w:t>3.5</w:t>
      </w:r>
      <w:r w:rsidR="00D92DB9" w:rsidRPr="003C1395">
        <w:rPr>
          <w:rFonts w:ascii="Times New Roman" w:hAnsi="Times New Roman"/>
          <w:color w:val="auto"/>
          <w:sz w:val="22"/>
          <w:szCs w:val="22"/>
        </w:rPr>
        <w:t>%</w:t>
      </w:r>
      <w:r w:rsidR="00CE078F">
        <w:rPr>
          <w:rFonts w:ascii="Times New Roman" w:hAnsi="Times New Roman"/>
          <w:color w:val="auto"/>
          <w:sz w:val="22"/>
          <w:szCs w:val="22"/>
        </w:rPr>
        <w:t xml:space="preserve"> </w:t>
      </w:r>
      <w:r w:rsidR="00541CB9" w:rsidRPr="003C1395">
        <w:rPr>
          <w:rFonts w:ascii="Times New Roman" w:hAnsi="Times New Roman"/>
          <w:color w:val="auto"/>
          <w:sz w:val="22"/>
          <w:szCs w:val="22"/>
        </w:rPr>
        <w:t>to Sponsor (</w:t>
      </w:r>
      <w:r w:rsidR="0058491A">
        <w:rPr>
          <w:rFonts w:ascii="Times New Roman" w:hAnsi="Times New Roman"/>
          <w:color w:val="auto"/>
          <w:sz w:val="22"/>
          <w:szCs w:val="22"/>
        </w:rPr>
        <w:t>30</w:t>
      </w:r>
      <w:r w:rsidR="00D92DB9" w:rsidRPr="003C1395">
        <w:rPr>
          <w:rFonts w:ascii="Times New Roman" w:hAnsi="Times New Roman"/>
          <w:color w:val="auto"/>
          <w:sz w:val="22"/>
          <w:szCs w:val="22"/>
        </w:rPr>
        <w:t>%</w:t>
      </w:r>
      <w:r w:rsidR="00541CB9" w:rsidRPr="003C1395">
        <w:rPr>
          <w:rFonts w:ascii="Times New Roman" w:hAnsi="Times New Roman"/>
          <w:color w:val="auto"/>
          <w:sz w:val="22"/>
          <w:szCs w:val="22"/>
        </w:rPr>
        <w:t xml:space="preserve"> </w:t>
      </w:r>
      <w:proofErr w:type="gramStart"/>
      <w:r w:rsidR="00541CB9" w:rsidRPr="003C1395">
        <w:rPr>
          <w:rFonts w:ascii="Times New Roman" w:hAnsi="Times New Roman"/>
          <w:color w:val="auto"/>
          <w:sz w:val="22"/>
          <w:szCs w:val="22"/>
        </w:rPr>
        <w:t>promote</w:t>
      </w:r>
      <w:proofErr w:type="gramEnd"/>
      <w:r w:rsidR="00541CB9" w:rsidRPr="003C1395">
        <w:rPr>
          <w:rFonts w:ascii="Times New Roman" w:hAnsi="Times New Roman"/>
          <w:color w:val="auto"/>
          <w:sz w:val="22"/>
          <w:szCs w:val="22"/>
        </w:rPr>
        <w:t xml:space="preserve">) and </w:t>
      </w:r>
      <w:r w:rsidR="00CE078F">
        <w:rPr>
          <w:rFonts w:ascii="Times New Roman" w:hAnsi="Times New Roman"/>
          <w:color w:val="auto"/>
          <w:sz w:val="22"/>
          <w:szCs w:val="22"/>
        </w:rPr>
        <w:t>66.5</w:t>
      </w:r>
      <w:r w:rsidR="00D92DB9" w:rsidRPr="003C1395">
        <w:rPr>
          <w:rFonts w:ascii="Times New Roman" w:hAnsi="Times New Roman"/>
          <w:color w:val="auto"/>
          <w:sz w:val="22"/>
          <w:szCs w:val="22"/>
        </w:rPr>
        <w:t>%</w:t>
      </w:r>
      <w:r w:rsidR="006069DD">
        <w:rPr>
          <w:rFonts w:ascii="Times New Roman" w:hAnsi="Times New Roman"/>
          <w:color w:val="auto"/>
          <w:sz w:val="22"/>
          <w:szCs w:val="22"/>
        </w:rPr>
        <w:t xml:space="preserve"> </w:t>
      </w:r>
      <w:r w:rsidR="00541CB9" w:rsidRPr="003C1395">
        <w:rPr>
          <w:rFonts w:ascii="Times New Roman" w:hAnsi="Times New Roman"/>
          <w:color w:val="auto"/>
          <w:sz w:val="22"/>
          <w:szCs w:val="22"/>
        </w:rPr>
        <w:t xml:space="preserve">to LP Partner until LP Partner has received an amount equal to </w:t>
      </w:r>
      <w:r w:rsidR="00D71329" w:rsidRPr="003C1395">
        <w:rPr>
          <w:rFonts w:ascii="Times New Roman" w:hAnsi="Times New Roman"/>
          <w:color w:val="auto"/>
          <w:sz w:val="22"/>
          <w:szCs w:val="22"/>
        </w:rPr>
        <w:t>a</w:t>
      </w:r>
      <w:ins w:id="36" w:author="Ethan Kao" w:date="2026-06-12T13:48:00Z" w16du:dateUtc="2026-06-12T18:48:00Z">
        <w:r w:rsidR="006069DD">
          <w:rPr>
            <w:rFonts w:ascii="Times New Roman" w:hAnsi="Times New Roman"/>
            <w:color w:val="auto"/>
            <w:sz w:val="22"/>
            <w:szCs w:val="22"/>
          </w:rPr>
          <w:t>n</w:t>
        </w:r>
      </w:ins>
      <w:r w:rsidR="00901A24" w:rsidRPr="003C1395">
        <w:rPr>
          <w:rFonts w:ascii="Times New Roman" w:hAnsi="Times New Roman"/>
          <w:color w:val="auto"/>
          <w:sz w:val="22"/>
          <w:szCs w:val="22"/>
        </w:rPr>
        <w:t xml:space="preserve"> 1</w:t>
      </w:r>
      <w:r w:rsidR="0065169F">
        <w:rPr>
          <w:rFonts w:ascii="Times New Roman" w:hAnsi="Times New Roman"/>
          <w:color w:val="auto"/>
          <w:sz w:val="22"/>
          <w:szCs w:val="22"/>
        </w:rPr>
        <w:t>8</w:t>
      </w:r>
      <w:r w:rsidR="00D92DB9" w:rsidRPr="003C1395">
        <w:rPr>
          <w:rFonts w:ascii="Times New Roman" w:hAnsi="Times New Roman"/>
          <w:color w:val="auto"/>
          <w:sz w:val="22"/>
          <w:szCs w:val="22"/>
        </w:rPr>
        <w:t>%</w:t>
      </w:r>
      <w:r w:rsidR="00901A24" w:rsidRPr="003C1395">
        <w:rPr>
          <w:rFonts w:ascii="Times New Roman" w:hAnsi="Times New Roman"/>
          <w:color w:val="auto"/>
          <w:sz w:val="22"/>
          <w:szCs w:val="22"/>
        </w:rPr>
        <w:t xml:space="preserve"> </w:t>
      </w:r>
      <w:r w:rsidR="00541CB9" w:rsidRPr="003C1395">
        <w:rPr>
          <w:rFonts w:ascii="Times New Roman" w:hAnsi="Times New Roman"/>
          <w:color w:val="auto"/>
          <w:sz w:val="22"/>
          <w:szCs w:val="22"/>
        </w:rPr>
        <w:t xml:space="preserve">annually compounded IRR with respect to all capital contributed by LP Partner to the Joint </w:t>
      </w:r>
      <w:proofErr w:type="gramStart"/>
      <w:r w:rsidR="00541CB9" w:rsidRPr="003C1395">
        <w:rPr>
          <w:rFonts w:ascii="Times New Roman" w:hAnsi="Times New Roman"/>
          <w:color w:val="auto"/>
          <w:sz w:val="22"/>
          <w:szCs w:val="22"/>
        </w:rPr>
        <w:t>Venture;</w:t>
      </w:r>
      <w:proofErr w:type="gramEnd"/>
    </w:p>
    <w:p w14:paraId="47C3EF37" w14:textId="6A3BA8DE" w:rsidR="00541CB9" w:rsidRPr="003C1395" w:rsidRDefault="00DE2781" w:rsidP="00541CB9">
      <w:pPr>
        <w:pStyle w:val="AREAbodytext"/>
        <w:numPr>
          <w:ilvl w:val="0"/>
          <w:numId w:val="1"/>
        </w:numPr>
        <w:jc w:val="both"/>
        <w:rPr>
          <w:rFonts w:ascii="Times New Roman" w:hAnsi="Times New Roman"/>
          <w:color w:val="auto"/>
          <w:sz w:val="22"/>
          <w:szCs w:val="22"/>
        </w:rPr>
      </w:pPr>
      <w:r>
        <w:rPr>
          <w:rFonts w:ascii="Times New Roman" w:hAnsi="Times New Roman"/>
          <w:color w:val="auto"/>
          <w:sz w:val="22"/>
          <w:szCs w:val="22"/>
        </w:rPr>
        <w:t>4</w:t>
      </w:r>
      <w:r w:rsidR="00CE078F">
        <w:rPr>
          <w:rFonts w:ascii="Times New Roman" w:hAnsi="Times New Roman"/>
          <w:color w:val="auto"/>
          <w:sz w:val="22"/>
          <w:szCs w:val="22"/>
        </w:rPr>
        <w:t>3</w:t>
      </w:r>
      <w:r w:rsidR="00D92DB9" w:rsidRPr="003C1395">
        <w:rPr>
          <w:rFonts w:ascii="Times New Roman" w:hAnsi="Times New Roman"/>
          <w:color w:val="auto"/>
          <w:sz w:val="22"/>
          <w:szCs w:val="22"/>
        </w:rPr>
        <w:t>%</w:t>
      </w:r>
      <w:r w:rsidR="00901A24" w:rsidRPr="003C1395">
        <w:rPr>
          <w:rFonts w:ascii="Times New Roman" w:hAnsi="Times New Roman"/>
          <w:color w:val="auto"/>
          <w:sz w:val="22"/>
          <w:szCs w:val="22"/>
        </w:rPr>
        <w:t xml:space="preserve"> </w:t>
      </w:r>
      <w:r w:rsidR="00541CB9" w:rsidRPr="003C1395">
        <w:rPr>
          <w:rFonts w:ascii="Times New Roman" w:hAnsi="Times New Roman"/>
          <w:color w:val="auto"/>
          <w:sz w:val="22"/>
          <w:szCs w:val="22"/>
        </w:rPr>
        <w:t>to Sponsor (</w:t>
      </w:r>
      <w:r w:rsidR="00A571DA">
        <w:rPr>
          <w:rFonts w:ascii="Times New Roman" w:hAnsi="Times New Roman"/>
          <w:color w:val="auto"/>
          <w:sz w:val="22"/>
          <w:szCs w:val="22"/>
        </w:rPr>
        <w:t>40</w:t>
      </w:r>
      <w:r w:rsidR="00D92DB9" w:rsidRPr="003C1395">
        <w:rPr>
          <w:rFonts w:ascii="Times New Roman" w:hAnsi="Times New Roman"/>
          <w:color w:val="auto"/>
          <w:sz w:val="22"/>
          <w:szCs w:val="22"/>
        </w:rPr>
        <w:t>%</w:t>
      </w:r>
      <w:ins w:id="37" w:author="Ethan Kao" w:date="2026-06-12T13:35:00Z" w16du:dateUtc="2026-06-12T18:35:00Z">
        <w:r w:rsidR="000D7428">
          <w:rPr>
            <w:rFonts w:ascii="Times New Roman" w:hAnsi="Times New Roman"/>
            <w:color w:val="auto"/>
            <w:sz w:val="22"/>
            <w:szCs w:val="22"/>
          </w:rPr>
          <w:t xml:space="preserve"> </w:t>
        </w:r>
      </w:ins>
      <w:proofErr w:type="gramStart"/>
      <w:r w:rsidR="00541CB9" w:rsidRPr="003C1395">
        <w:rPr>
          <w:rFonts w:ascii="Times New Roman" w:hAnsi="Times New Roman"/>
          <w:color w:val="auto"/>
          <w:sz w:val="22"/>
          <w:szCs w:val="22"/>
        </w:rPr>
        <w:t>promote</w:t>
      </w:r>
      <w:proofErr w:type="gramEnd"/>
      <w:r w:rsidR="00541CB9" w:rsidRPr="003C1395">
        <w:rPr>
          <w:rFonts w:ascii="Times New Roman" w:hAnsi="Times New Roman"/>
          <w:color w:val="auto"/>
          <w:sz w:val="22"/>
          <w:szCs w:val="22"/>
        </w:rPr>
        <w:t xml:space="preserve">) and </w:t>
      </w:r>
      <w:r w:rsidR="00A571DA">
        <w:rPr>
          <w:rFonts w:ascii="Times New Roman" w:hAnsi="Times New Roman"/>
          <w:color w:val="auto"/>
          <w:sz w:val="22"/>
          <w:szCs w:val="22"/>
        </w:rPr>
        <w:t>5</w:t>
      </w:r>
      <w:r w:rsidR="00CE078F">
        <w:rPr>
          <w:rFonts w:ascii="Times New Roman" w:hAnsi="Times New Roman"/>
          <w:color w:val="auto"/>
          <w:sz w:val="22"/>
          <w:szCs w:val="22"/>
        </w:rPr>
        <w:t>7</w:t>
      </w:r>
      <w:r w:rsidR="00D92DB9" w:rsidRPr="003C1395">
        <w:rPr>
          <w:rFonts w:ascii="Times New Roman" w:hAnsi="Times New Roman"/>
          <w:color w:val="auto"/>
          <w:sz w:val="22"/>
          <w:szCs w:val="22"/>
        </w:rPr>
        <w:t xml:space="preserve">% </w:t>
      </w:r>
      <w:r w:rsidR="00541CB9" w:rsidRPr="003C1395">
        <w:rPr>
          <w:rFonts w:ascii="Times New Roman" w:hAnsi="Times New Roman"/>
          <w:color w:val="auto"/>
          <w:sz w:val="22"/>
          <w:szCs w:val="22"/>
        </w:rPr>
        <w:t xml:space="preserve">to LP Partner thereafter. </w:t>
      </w:r>
    </w:p>
    <w:p w14:paraId="42BCEB92" w14:textId="77777777" w:rsidR="00541CB9" w:rsidRPr="003C1395" w:rsidRDefault="00541CB9" w:rsidP="00541CB9">
      <w:pPr>
        <w:pStyle w:val="AREAbodytext"/>
        <w:jc w:val="both"/>
        <w:rPr>
          <w:rFonts w:ascii="Times New Roman" w:hAnsi="Times New Roman"/>
          <w:color w:val="auto"/>
          <w:sz w:val="22"/>
          <w:szCs w:val="22"/>
        </w:rPr>
      </w:pPr>
    </w:p>
    <w:p w14:paraId="64A60AAA" w14:textId="05A3B2CA" w:rsidR="00541CB9" w:rsidRPr="003C1395" w:rsidRDefault="00541CB9" w:rsidP="00541CB9">
      <w:pPr>
        <w:pStyle w:val="AREAbodytext"/>
        <w:ind w:left="2880"/>
        <w:jc w:val="both"/>
        <w:rPr>
          <w:rFonts w:ascii="Times New Roman" w:hAnsi="Times New Roman"/>
          <w:color w:val="auto"/>
          <w:sz w:val="22"/>
          <w:szCs w:val="22"/>
        </w:rPr>
      </w:pPr>
      <w:r w:rsidRPr="003C1395">
        <w:rPr>
          <w:rFonts w:ascii="Times New Roman" w:hAnsi="Times New Roman"/>
          <w:color w:val="auto"/>
          <w:sz w:val="22"/>
          <w:szCs w:val="22"/>
        </w:rPr>
        <w:t xml:space="preserve">All IRR and multiple calculations in levels (ii)-(v) of the waterfall will exclude returns on Partnership Preferred Equity. </w:t>
      </w:r>
    </w:p>
    <w:p w14:paraId="69AADF4C" w14:textId="77777777" w:rsidR="00165F87" w:rsidRPr="003C1395" w:rsidRDefault="00165F87" w:rsidP="00541CB9">
      <w:pPr>
        <w:pStyle w:val="AREAbodytext"/>
        <w:ind w:left="2880"/>
        <w:jc w:val="both"/>
        <w:rPr>
          <w:rFonts w:ascii="Times New Roman" w:hAnsi="Times New Roman"/>
          <w:color w:val="auto"/>
          <w:sz w:val="22"/>
          <w:szCs w:val="22"/>
        </w:rPr>
      </w:pPr>
    </w:p>
    <w:p w14:paraId="41124FA7" w14:textId="5A741274" w:rsidR="0046220D" w:rsidRPr="003C1395" w:rsidRDefault="0046220D" w:rsidP="00A606DD">
      <w:pPr>
        <w:pStyle w:val="BodyText"/>
        <w:tabs>
          <w:tab w:val="left" w:pos="2959"/>
        </w:tabs>
        <w:spacing w:before="1"/>
        <w:ind w:left="2959" w:hanging="2520"/>
        <w:jc w:val="both"/>
      </w:pPr>
      <w:r w:rsidRPr="003C1395">
        <w:rPr>
          <w:b/>
        </w:rPr>
        <w:lastRenderedPageBreak/>
        <w:t>Confidentiality</w:t>
      </w:r>
      <w:r w:rsidRPr="003C1395">
        <w:rPr>
          <w:b/>
        </w:rPr>
        <w:tab/>
      </w:r>
      <w:r w:rsidR="00AE65DB" w:rsidRPr="003C1395">
        <w:t>LP Partner</w:t>
      </w:r>
      <w:r w:rsidRPr="003C1395">
        <w:t xml:space="preserve">, on </w:t>
      </w:r>
      <w:r w:rsidR="00AE65DB" w:rsidRPr="003C1395">
        <w:t xml:space="preserve">its </w:t>
      </w:r>
      <w:r w:rsidRPr="003C1395">
        <w:t xml:space="preserve">own behalf and on behalf of </w:t>
      </w:r>
      <w:r w:rsidR="00AE65DB" w:rsidRPr="003C1395">
        <w:t>its</w:t>
      </w:r>
      <w:r w:rsidRPr="003C1395">
        <w:t xml:space="preserve"> partners, members, managers, officers, directors, employees, subsidiaries, affiliates, agents</w:t>
      </w:r>
      <w:r w:rsidRPr="003C1395">
        <w:rPr>
          <w:spacing w:val="-14"/>
        </w:rPr>
        <w:t xml:space="preserve"> </w:t>
      </w:r>
      <w:r w:rsidRPr="003C1395">
        <w:t>and</w:t>
      </w:r>
      <w:r w:rsidRPr="003C1395">
        <w:rPr>
          <w:spacing w:val="-14"/>
        </w:rPr>
        <w:t xml:space="preserve"> </w:t>
      </w:r>
      <w:r w:rsidRPr="003C1395">
        <w:t>representatives,</w:t>
      </w:r>
      <w:r w:rsidRPr="003C1395">
        <w:rPr>
          <w:spacing w:val="-14"/>
        </w:rPr>
        <w:t xml:space="preserve"> </w:t>
      </w:r>
      <w:r w:rsidRPr="003C1395">
        <w:t>agree</w:t>
      </w:r>
      <w:r w:rsidRPr="003C1395">
        <w:rPr>
          <w:spacing w:val="-13"/>
        </w:rPr>
        <w:t xml:space="preserve"> </w:t>
      </w:r>
      <w:r w:rsidRPr="003C1395">
        <w:t>(</w:t>
      </w:r>
      <w:proofErr w:type="spellStart"/>
      <w:r w:rsidRPr="003C1395">
        <w:t>i</w:t>
      </w:r>
      <w:proofErr w:type="spellEnd"/>
      <w:r w:rsidRPr="003C1395">
        <w:t>)</w:t>
      </w:r>
      <w:r w:rsidRPr="003C1395">
        <w:rPr>
          <w:spacing w:val="-14"/>
        </w:rPr>
        <w:t xml:space="preserve"> </w:t>
      </w:r>
      <w:r w:rsidRPr="003C1395">
        <w:t>to</w:t>
      </w:r>
      <w:r w:rsidRPr="003C1395">
        <w:rPr>
          <w:spacing w:val="-14"/>
        </w:rPr>
        <w:t xml:space="preserve"> </w:t>
      </w:r>
      <w:r w:rsidRPr="003C1395">
        <w:t>treat</w:t>
      </w:r>
      <w:r w:rsidRPr="003C1395">
        <w:rPr>
          <w:spacing w:val="-14"/>
        </w:rPr>
        <w:t xml:space="preserve"> </w:t>
      </w:r>
      <w:r w:rsidRPr="003C1395">
        <w:t>any</w:t>
      </w:r>
      <w:r w:rsidRPr="003C1395">
        <w:rPr>
          <w:spacing w:val="-13"/>
        </w:rPr>
        <w:t xml:space="preserve"> </w:t>
      </w:r>
      <w:r w:rsidRPr="003C1395">
        <w:t>and</w:t>
      </w:r>
      <w:r w:rsidRPr="003C1395">
        <w:rPr>
          <w:spacing w:val="-14"/>
        </w:rPr>
        <w:t xml:space="preserve"> </w:t>
      </w:r>
      <w:r w:rsidRPr="003C1395">
        <w:t>all</w:t>
      </w:r>
      <w:r w:rsidRPr="003C1395">
        <w:rPr>
          <w:spacing w:val="-14"/>
        </w:rPr>
        <w:t xml:space="preserve"> </w:t>
      </w:r>
      <w:r w:rsidRPr="003C1395">
        <w:t>information</w:t>
      </w:r>
      <w:r w:rsidRPr="003C1395">
        <w:rPr>
          <w:spacing w:val="-14"/>
        </w:rPr>
        <w:t xml:space="preserve"> </w:t>
      </w:r>
      <w:r w:rsidRPr="003C1395">
        <w:t xml:space="preserve">(regardless of the source thereof) concerning the Property, </w:t>
      </w:r>
      <w:r w:rsidR="00AE65DB" w:rsidRPr="003C1395">
        <w:t>Joint Venture</w:t>
      </w:r>
      <w:r w:rsidRPr="003C1395">
        <w:t xml:space="preserve"> and the matters covered by this term sheet as confidential, (ii) that such information will be used</w:t>
      </w:r>
      <w:r w:rsidRPr="003C1395">
        <w:rPr>
          <w:spacing w:val="-10"/>
        </w:rPr>
        <w:t xml:space="preserve"> </w:t>
      </w:r>
      <w:r w:rsidRPr="003C1395">
        <w:t>solely</w:t>
      </w:r>
      <w:r w:rsidRPr="003C1395">
        <w:rPr>
          <w:spacing w:val="-10"/>
        </w:rPr>
        <w:t xml:space="preserve"> </w:t>
      </w:r>
      <w:r w:rsidRPr="003C1395">
        <w:t>for</w:t>
      </w:r>
      <w:r w:rsidRPr="003C1395">
        <w:rPr>
          <w:spacing w:val="-9"/>
        </w:rPr>
        <w:t xml:space="preserve"> </w:t>
      </w:r>
      <w:r w:rsidRPr="003C1395">
        <w:t>the</w:t>
      </w:r>
      <w:r w:rsidRPr="003C1395">
        <w:rPr>
          <w:spacing w:val="-9"/>
        </w:rPr>
        <w:t xml:space="preserve"> </w:t>
      </w:r>
      <w:r w:rsidRPr="003C1395">
        <w:t>purpose</w:t>
      </w:r>
      <w:r w:rsidRPr="003C1395">
        <w:rPr>
          <w:spacing w:val="-9"/>
        </w:rPr>
        <w:t xml:space="preserve"> </w:t>
      </w:r>
      <w:r w:rsidRPr="003C1395">
        <w:t>of</w:t>
      </w:r>
      <w:r w:rsidRPr="003C1395">
        <w:rPr>
          <w:spacing w:val="-9"/>
        </w:rPr>
        <w:t xml:space="preserve"> </w:t>
      </w:r>
      <w:r w:rsidRPr="003C1395">
        <w:t>evaluating</w:t>
      </w:r>
      <w:r w:rsidRPr="003C1395">
        <w:rPr>
          <w:spacing w:val="-10"/>
        </w:rPr>
        <w:t xml:space="preserve"> </w:t>
      </w:r>
      <w:r w:rsidRPr="003C1395">
        <w:t>the</w:t>
      </w:r>
      <w:r w:rsidRPr="003C1395">
        <w:rPr>
          <w:spacing w:val="-11"/>
        </w:rPr>
        <w:t xml:space="preserve"> </w:t>
      </w:r>
      <w:r w:rsidRPr="003C1395">
        <w:t>transactions</w:t>
      </w:r>
      <w:r w:rsidRPr="003C1395">
        <w:rPr>
          <w:spacing w:val="-9"/>
        </w:rPr>
        <w:t xml:space="preserve"> </w:t>
      </w:r>
      <w:r w:rsidRPr="003C1395">
        <w:t>contemplated</w:t>
      </w:r>
      <w:r w:rsidRPr="003C1395">
        <w:rPr>
          <w:spacing w:val="-10"/>
        </w:rPr>
        <w:t xml:space="preserve"> </w:t>
      </w:r>
      <w:r w:rsidRPr="003C1395">
        <w:t xml:space="preserve">hereby and not in any way directly or indirectly detrimental to </w:t>
      </w:r>
      <w:r w:rsidR="00AE65DB" w:rsidRPr="003C1395">
        <w:t>Sponsor or its affiliates</w:t>
      </w:r>
      <w:r w:rsidRPr="003C1395">
        <w:t>, and (iii) that such information will not be shared or disclosed to any outside parties other than to service providers engaged in the due diligence or operation of the Property under the terms outlined in this term sheet.</w:t>
      </w:r>
    </w:p>
    <w:p w14:paraId="67DAC272" w14:textId="77777777" w:rsidR="0046220D" w:rsidRPr="003C1395" w:rsidRDefault="0046220D" w:rsidP="00A606DD">
      <w:pPr>
        <w:pStyle w:val="BodyText"/>
        <w:tabs>
          <w:tab w:val="left" w:pos="2959"/>
        </w:tabs>
        <w:spacing w:before="1"/>
        <w:ind w:left="2959" w:hanging="2520"/>
        <w:jc w:val="both"/>
      </w:pPr>
    </w:p>
    <w:p w14:paraId="77FD58B7" w14:textId="444A3B94" w:rsidR="0046220D" w:rsidRPr="003C1395" w:rsidRDefault="0046220D" w:rsidP="00A606DD">
      <w:pPr>
        <w:pStyle w:val="AREAbodytext"/>
        <w:ind w:left="2952" w:hanging="2520"/>
        <w:jc w:val="both"/>
        <w:rPr>
          <w:rFonts w:ascii="Times New Roman" w:hAnsi="Times New Roman"/>
          <w:color w:val="auto"/>
          <w:sz w:val="22"/>
          <w:szCs w:val="22"/>
        </w:rPr>
      </w:pPr>
      <w:r w:rsidRPr="003C1395">
        <w:rPr>
          <w:rFonts w:ascii="Times New Roman" w:hAnsi="Times New Roman"/>
          <w:b/>
          <w:color w:val="auto"/>
          <w:sz w:val="22"/>
          <w:szCs w:val="22"/>
        </w:rPr>
        <w:t>Non-Binding Agreement</w:t>
      </w:r>
      <w:r w:rsidRPr="00420CFE">
        <w:rPr>
          <w:rFonts w:ascii="Times New Roman" w:hAnsi="Times New Roman"/>
          <w:b/>
          <w:color w:val="auto"/>
          <w:sz w:val="22"/>
          <w:szCs w:val="22"/>
        </w:rPr>
        <w:tab/>
      </w:r>
      <w:r w:rsidRPr="003C1395">
        <w:rPr>
          <w:rFonts w:ascii="Times New Roman" w:hAnsi="Times New Roman"/>
          <w:color w:val="auto"/>
          <w:sz w:val="22"/>
          <w:szCs w:val="22"/>
        </w:rPr>
        <w:t xml:space="preserve">Each of </w:t>
      </w:r>
      <w:r w:rsidR="00A06E2E" w:rsidRPr="003C1395">
        <w:rPr>
          <w:rFonts w:ascii="Times New Roman" w:hAnsi="Times New Roman"/>
          <w:color w:val="auto"/>
          <w:sz w:val="22"/>
          <w:szCs w:val="22"/>
        </w:rPr>
        <w:t xml:space="preserve">Sponsor and LP Partner </w:t>
      </w:r>
      <w:r w:rsidRPr="003C1395">
        <w:rPr>
          <w:rFonts w:ascii="Times New Roman" w:hAnsi="Times New Roman"/>
          <w:color w:val="auto"/>
          <w:sz w:val="22"/>
          <w:szCs w:val="22"/>
        </w:rPr>
        <w:t>acknowledges that (</w:t>
      </w:r>
      <w:proofErr w:type="spellStart"/>
      <w:r w:rsidRPr="003C1395">
        <w:rPr>
          <w:rFonts w:ascii="Times New Roman" w:hAnsi="Times New Roman"/>
          <w:color w:val="auto"/>
          <w:sz w:val="22"/>
          <w:szCs w:val="22"/>
        </w:rPr>
        <w:t>i</w:t>
      </w:r>
      <w:proofErr w:type="spellEnd"/>
      <w:r w:rsidRPr="003C1395">
        <w:rPr>
          <w:rFonts w:ascii="Times New Roman" w:hAnsi="Times New Roman"/>
          <w:color w:val="auto"/>
          <w:sz w:val="22"/>
          <w:szCs w:val="22"/>
        </w:rPr>
        <w:t xml:space="preserve">) transactions of the type set forth in this term sheet involve many essential and nonessential terms and conditions and that there has not yet been a definitive statement of all the terms and conditions of the proposed transactions, and (ii) this term sheet is not intended to constitute an agreement to execute definitive agreements in the future. It is the intention and understanding of the parties that any definitive </w:t>
      </w:r>
      <w:proofErr w:type="gramStart"/>
      <w:r w:rsidRPr="003C1395">
        <w:rPr>
          <w:rFonts w:ascii="Times New Roman" w:hAnsi="Times New Roman"/>
          <w:color w:val="auto"/>
          <w:sz w:val="22"/>
          <w:szCs w:val="22"/>
        </w:rPr>
        <w:t>agreements</w:t>
      </w:r>
      <w:proofErr w:type="gramEnd"/>
      <w:r w:rsidRPr="003C1395">
        <w:rPr>
          <w:rFonts w:ascii="Times New Roman" w:hAnsi="Times New Roman"/>
          <w:color w:val="auto"/>
          <w:sz w:val="22"/>
          <w:szCs w:val="22"/>
        </w:rPr>
        <w:t xml:space="preserve">, if executed, will contain all the terms and conditions deemed essential by them. Notwithstanding (a) anything contained in this term sheet to the contrary, (b) subsequent negotiations, (c) any action taken hereafter by </w:t>
      </w:r>
      <w:r w:rsidR="00A06E2E" w:rsidRPr="003C1395">
        <w:rPr>
          <w:rFonts w:ascii="Times New Roman" w:hAnsi="Times New Roman"/>
          <w:color w:val="auto"/>
          <w:sz w:val="22"/>
          <w:szCs w:val="22"/>
        </w:rPr>
        <w:t xml:space="preserve">Sponsor </w:t>
      </w:r>
      <w:r w:rsidRPr="003C1395">
        <w:rPr>
          <w:rFonts w:ascii="Times New Roman" w:hAnsi="Times New Roman"/>
          <w:color w:val="auto"/>
          <w:sz w:val="22"/>
          <w:szCs w:val="22"/>
        </w:rPr>
        <w:t xml:space="preserve">or </w:t>
      </w:r>
      <w:r w:rsidR="00A06E2E" w:rsidRPr="003C1395">
        <w:rPr>
          <w:rFonts w:ascii="Times New Roman" w:hAnsi="Times New Roman"/>
          <w:color w:val="auto"/>
          <w:sz w:val="22"/>
          <w:szCs w:val="22"/>
        </w:rPr>
        <w:t xml:space="preserve">LP </w:t>
      </w:r>
      <w:r w:rsidRPr="003C1395">
        <w:rPr>
          <w:rFonts w:ascii="Times New Roman" w:hAnsi="Times New Roman"/>
          <w:color w:val="auto"/>
          <w:sz w:val="22"/>
          <w:szCs w:val="22"/>
        </w:rPr>
        <w:t xml:space="preserve">Partner, or (d) any actual or claimed reliance, it is understood that, except for the obligations set forth herein under Confidentiality and Non-Binding Agreement neither </w:t>
      </w:r>
      <w:r w:rsidR="00A06E2E" w:rsidRPr="003C1395">
        <w:rPr>
          <w:rFonts w:ascii="Times New Roman" w:hAnsi="Times New Roman"/>
          <w:color w:val="auto"/>
          <w:sz w:val="22"/>
          <w:szCs w:val="22"/>
        </w:rPr>
        <w:t>Sponsor</w:t>
      </w:r>
      <w:r w:rsidRPr="003C1395">
        <w:rPr>
          <w:rFonts w:ascii="Times New Roman" w:hAnsi="Times New Roman"/>
          <w:color w:val="auto"/>
          <w:sz w:val="22"/>
          <w:szCs w:val="22"/>
        </w:rPr>
        <w:t xml:space="preserve"> nor </w:t>
      </w:r>
      <w:r w:rsidR="00A06E2E" w:rsidRPr="003C1395">
        <w:rPr>
          <w:rFonts w:ascii="Times New Roman" w:hAnsi="Times New Roman"/>
          <w:color w:val="auto"/>
          <w:sz w:val="22"/>
          <w:szCs w:val="22"/>
        </w:rPr>
        <w:t xml:space="preserve">LP </w:t>
      </w:r>
      <w:r w:rsidRPr="003C1395">
        <w:rPr>
          <w:rFonts w:ascii="Times New Roman" w:hAnsi="Times New Roman"/>
          <w:color w:val="auto"/>
          <w:sz w:val="22"/>
          <w:szCs w:val="22"/>
        </w:rPr>
        <w:t>Partner will be legally bound in any manner unless and until definitive agreements have been prepared, executed and delivered.</w:t>
      </w:r>
    </w:p>
    <w:p w14:paraId="0A9DA26D" w14:textId="77777777" w:rsidR="003C1395" w:rsidRDefault="003C1395" w:rsidP="00A606DD">
      <w:pPr>
        <w:pStyle w:val="AREAbodytext"/>
        <w:ind w:left="2952" w:hanging="2520"/>
        <w:jc w:val="both"/>
        <w:rPr>
          <w:rFonts w:ascii="Times New Roman" w:hAnsi="Times New Roman"/>
          <w:b/>
          <w:sz w:val="22"/>
          <w:szCs w:val="22"/>
        </w:rPr>
      </w:pPr>
    </w:p>
    <w:p w14:paraId="5FDBF456" w14:textId="7A853F3E" w:rsidR="003C1395" w:rsidRPr="003C1395" w:rsidRDefault="003C1395" w:rsidP="00420CFE">
      <w:pPr>
        <w:pStyle w:val="AREAbodytext"/>
        <w:ind w:left="2952" w:hanging="2952"/>
        <w:jc w:val="center"/>
        <w:rPr>
          <w:rFonts w:ascii="Times New Roman" w:hAnsi="Times New Roman"/>
          <w:b/>
          <w:sz w:val="22"/>
          <w:szCs w:val="22"/>
        </w:rPr>
      </w:pPr>
      <w:r>
        <w:rPr>
          <w:rFonts w:ascii="Times New Roman" w:hAnsi="Times New Roman"/>
          <w:b/>
          <w:sz w:val="22"/>
          <w:szCs w:val="22"/>
        </w:rPr>
        <w:t>[</w:t>
      </w:r>
      <w:r>
        <w:rPr>
          <w:rFonts w:ascii="Times New Roman" w:hAnsi="Times New Roman"/>
          <w:b/>
          <w:i/>
          <w:iCs/>
          <w:sz w:val="22"/>
          <w:szCs w:val="22"/>
        </w:rPr>
        <w:t>Signature Page Follows</w:t>
      </w:r>
      <w:r>
        <w:rPr>
          <w:rFonts w:ascii="Times New Roman" w:hAnsi="Times New Roman"/>
          <w:b/>
          <w:sz w:val="22"/>
          <w:szCs w:val="22"/>
        </w:rPr>
        <w:t>]</w:t>
      </w:r>
    </w:p>
    <w:p w14:paraId="759A011A" w14:textId="12B2E417" w:rsidR="0046220D" w:rsidRPr="00A06E2E" w:rsidRDefault="0046220D" w:rsidP="00A06E2E">
      <w:pPr>
        <w:pStyle w:val="AREAbodytext"/>
        <w:jc w:val="both"/>
        <w:rPr>
          <w:rFonts w:ascii="Times New Roman" w:hAnsi="Times New Roman"/>
          <w:color w:val="auto"/>
          <w:sz w:val="22"/>
          <w:szCs w:val="22"/>
        </w:rPr>
      </w:pPr>
      <w:r w:rsidRPr="00A06E2E">
        <w:rPr>
          <w:rFonts w:ascii="Times New Roman" w:hAnsi="Times New Roman"/>
          <w:color w:val="auto"/>
          <w:sz w:val="22"/>
          <w:szCs w:val="22"/>
        </w:rPr>
        <w:br w:type="page"/>
      </w:r>
    </w:p>
    <w:p w14:paraId="7A1C23B8" w14:textId="24743411" w:rsidR="0046220D" w:rsidRPr="00165F87" w:rsidRDefault="0046220D">
      <w:pPr>
        <w:pStyle w:val="BodyText"/>
        <w:spacing w:before="78"/>
        <w:ind w:right="436"/>
        <w:jc w:val="both"/>
        <w:pPrChange w:id="38" w:author="Ethan Kao" w:date="2026-06-12T13:35:00Z" w16du:dateUtc="2026-06-12T18:35:00Z">
          <w:pPr>
            <w:pStyle w:val="BodyText"/>
            <w:spacing w:before="78"/>
            <w:ind w:right="436" w:firstLine="720"/>
            <w:jc w:val="both"/>
          </w:pPr>
        </w:pPrChange>
      </w:pPr>
      <w:r w:rsidRPr="00165F87">
        <w:lastRenderedPageBreak/>
        <w:t>Please</w:t>
      </w:r>
      <w:r w:rsidRPr="00165F87">
        <w:rPr>
          <w:spacing w:val="-2"/>
        </w:rPr>
        <w:t xml:space="preserve"> </w:t>
      </w:r>
      <w:r w:rsidRPr="00165F87">
        <w:t>confirm</w:t>
      </w:r>
      <w:r w:rsidRPr="00165F87">
        <w:rPr>
          <w:spacing w:val="-4"/>
        </w:rPr>
        <w:t xml:space="preserve"> </w:t>
      </w:r>
      <w:r w:rsidRPr="00165F87">
        <w:t>that</w:t>
      </w:r>
      <w:r w:rsidRPr="00165F87">
        <w:rPr>
          <w:spacing w:val="-1"/>
        </w:rPr>
        <w:t xml:space="preserve"> </w:t>
      </w:r>
      <w:r w:rsidRPr="00165F87">
        <w:t>the</w:t>
      </w:r>
      <w:r w:rsidRPr="00165F87">
        <w:rPr>
          <w:spacing w:val="-4"/>
        </w:rPr>
        <w:t xml:space="preserve"> </w:t>
      </w:r>
      <w:r w:rsidRPr="00165F87">
        <w:t>foregoing</w:t>
      </w:r>
      <w:r w:rsidRPr="00165F87">
        <w:rPr>
          <w:spacing w:val="-5"/>
        </w:rPr>
        <w:t xml:space="preserve"> </w:t>
      </w:r>
      <w:r w:rsidRPr="00165F87">
        <w:t>accurately</w:t>
      </w:r>
      <w:r w:rsidRPr="00165F87">
        <w:rPr>
          <w:spacing w:val="-2"/>
        </w:rPr>
        <w:t xml:space="preserve"> </w:t>
      </w:r>
      <w:r w:rsidRPr="00165F87">
        <w:t>sets</w:t>
      </w:r>
      <w:r w:rsidRPr="00165F87">
        <w:rPr>
          <w:spacing w:val="-2"/>
        </w:rPr>
        <w:t xml:space="preserve"> </w:t>
      </w:r>
      <w:r w:rsidRPr="00165F87">
        <w:t>forth</w:t>
      </w:r>
      <w:r w:rsidRPr="00165F87">
        <w:rPr>
          <w:spacing w:val="-5"/>
        </w:rPr>
        <w:t xml:space="preserve"> </w:t>
      </w:r>
      <w:r w:rsidRPr="00165F87">
        <w:t>your</w:t>
      </w:r>
      <w:r w:rsidRPr="00165F87">
        <w:rPr>
          <w:spacing w:val="-1"/>
        </w:rPr>
        <w:t xml:space="preserve"> </w:t>
      </w:r>
      <w:r w:rsidRPr="00165F87">
        <w:t>understanding</w:t>
      </w:r>
      <w:r w:rsidRPr="00165F87">
        <w:rPr>
          <w:spacing w:val="-2"/>
        </w:rPr>
        <w:t xml:space="preserve"> </w:t>
      </w:r>
      <w:r w:rsidRPr="00165F87">
        <w:t>by</w:t>
      </w:r>
      <w:r w:rsidRPr="00165F87">
        <w:rPr>
          <w:spacing w:val="-5"/>
        </w:rPr>
        <w:t xml:space="preserve"> </w:t>
      </w:r>
      <w:r w:rsidRPr="00165F87">
        <w:t>signing</w:t>
      </w:r>
      <w:r w:rsidRPr="00165F87">
        <w:rPr>
          <w:spacing w:val="-5"/>
        </w:rPr>
        <w:t xml:space="preserve"> </w:t>
      </w:r>
      <w:r w:rsidRPr="00165F87">
        <w:t>the</w:t>
      </w:r>
      <w:r w:rsidRPr="00165F87">
        <w:rPr>
          <w:spacing w:val="-4"/>
        </w:rPr>
        <w:t xml:space="preserve"> </w:t>
      </w:r>
      <w:r w:rsidRPr="00165F87">
        <w:t>enclosed</w:t>
      </w:r>
      <w:r w:rsidRPr="00165F87">
        <w:rPr>
          <w:spacing w:val="-2"/>
        </w:rPr>
        <w:t xml:space="preserve"> </w:t>
      </w:r>
      <w:r w:rsidRPr="00165F87">
        <w:t>copy</w:t>
      </w:r>
      <w:r w:rsidRPr="00165F87">
        <w:rPr>
          <w:spacing w:val="-2"/>
        </w:rPr>
        <w:t xml:space="preserve"> </w:t>
      </w:r>
      <w:r w:rsidRPr="00165F87">
        <w:t xml:space="preserve">of this letter below </w:t>
      </w:r>
      <w:proofErr w:type="gramStart"/>
      <w:r w:rsidRPr="00165F87">
        <w:t>where</w:t>
      </w:r>
      <w:proofErr w:type="gramEnd"/>
      <w:r w:rsidRPr="00165F87">
        <w:t xml:space="preserve"> noted and returning the same to me on or before June </w:t>
      </w:r>
      <w:ins w:id="39" w:author="Ethan Kao" w:date="2026-06-12T13:36:00Z" w16du:dateUtc="2026-06-12T18:36:00Z">
        <w:r w:rsidR="000D7428">
          <w:t>23</w:t>
        </w:r>
      </w:ins>
      <w:del w:id="40" w:author="Ethan Kao" w:date="2026-06-12T13:36:00Z" w16du:dateUtc="2026-06-12T18:36:00Z">
        <w:r w:rsidRPr="00165F87" w:rsidDel="000D7428">
          <w:delText>____</w:delText>
        </w:r>
      </w:del>
      <w:r w:rsidRPr="00165F87">
        <w:t>, 2026.</w:t>
      </w:r>
    </w:p>
    <w:p w14:paraId="24933F8F" w14:textId="77777777" w:rsidR="0046220D" w:rsidRPr="00165F87" w:rsidRDefault="0046220D" w:rsidP="00420CFE">
      <w:pPr>
        <w:pStyle w:val="BodyText"/>
        <w:jc w:val="both"/>
      </w:pPr>
    </w:p>
    <w:p w14:paraId="3FFA1236" w14:textId="77777777" w:rsidR="0046220D" w:rsidRPr="00165F87" w:rsidRDefault="0046220D" w:rsidP="0046220D">
      <w:pPr>
        <w:pStyle w:val="BodyText"/>
        <w:spacing w:before="11"/>
      </w:pPr>
    </w:p>
    <w:p w14:paraId="77998378" w14:textId="77777777" w:rsidR="0046220D" w:rsidRPr="00165F87" w:rsidRDefault="0046220D" w:rsidP="00A91502">
      <w:pPr>
        <w:pStyle w:val="BodyText"/>
      </w:pPr>
      <w:r w:rsidRPr="00165F87">
        <w:t>Very</w:t>
      </w:r>
      <w:r w:rsidRPr="00165F87">
        <w:rPr>
          <w:spacing w:val="-5"/>
        </w:rPr>
        <w:t xml:space="preserve"> </w:t>
      </w:r>
      <w:r w:rsidRPr="00165F87">
        <w:t>truly</w:t>
      </w:r>
      <w:r w:rsidRPr="00165F87">
        <w:rPr>
          <w:spacing w:val="-3"/>
        </w:rPr>
        <w:t xml:space="preserve"> </w:t>
      </w:r>
      <w:r w:rsidRPr="00165F87">
        <w:rPr>
          <w:spacing w:val="-2"/>
        </w:rPr>
        <w:t>yours,</w:t>
      </w:r>
    </w:p>
    <w:p w14:paraId="57559B56" w14:textId="77777777" w:rsidR="0046220D" w:rsidRPr="00165F87" w:rsidRDefault="0046220D" w:rsidP="0046220D">
      <w:pPr>
        <w:pStyle w:val="BodyText"/>
        <w:spacing w:before="5"/>
      </w:pPr>
    </w:p>
    <w:p w14:paraId="50F418AA" w14:textId="480E26D8" w:rsidR="00541CB9" w:rsidRDefault="00A6796D" w:rsidP="00A91502">
      <w:pPr>
        <w:rPr>
          <w:rFonts w:ascii="Times New Roman" w:hAnsi="Times New Roman" w:cs="Times New Roman"/>
          <w:sz w:val="22"/>
          <w:szCs w:val="22"/>
        </w:rPr>
      </w:pPr>
      <w:r>
        <w:rPr>
          <w:rFonts w:ascii="Times New Roman" w:hAnsi="Times New Roman" w:cs="Times New Roman"/>
          <w:sz w:val="22"/>
          <w:szCs w:val="22"/>
        </w:rPr>
        <w:t>KAO MANAGEMENT TRUST</w:t>
      </w:r>
    </w:p>
    <w:p w14:paraId="4905C376" w14:textId="77777777" w:rsidR="00A6796D" w:rsidRPr="00165F87" w:rsidRDefault="00A6796D" w:rsidP="00A6796D">
      <w:pPr>
        <w:pStyle w:val="BodyText"/>
        <w:tabs>
          <w:tab w:val="left" w:pos="4039"/>
        </w:tabs>
        <w:ind w:right="6199"/>
        <w:jc w:val="both"/>
      </w:pPr>
      <w:proofErr w:type="gramStart"/>
      <w:r w:rsidRPr="00165F87">
        <w:t>By:</w:t>
      </w:r>
      <w:proofErr w:type="gramEnd"/>
      <w:r w:rsidRPr="00165F87">
        <w:t xml:space="preserve"> </w:t>
      </w:r>
      <w:r w:rsidRPr="00165F87">
        <w:rPr>
          <w:u w:val="single"/>
        </w:rPr>
        <w:tab/>
      </w:r>
      <w:r w:rsidRPr="00165F87">
        <w:t xml:space="preserve"> </w:t>
      </w:r>
    </w:p>
    <w:p w14:paraId="7D2856B6" w14:textId="719BE7BF" w:rsidR="00A6796D" w:rsidRPr="00165F87" w:rsidRDefault="00A6796D" w:rsidP="00A6796D">
      <w:pPr>
        <w:pStyle w:val="BodyText"/>
        <w:tabs>
          <w:tab w:val="left" w:pos="4039"/>
        </w:tabs>
        <w:ind w:right="6199"/>
        <w:jc w:val="both"/>
      </w:pPr>
      <w:r w:rsidRPr="00165F87">
        <w:rPr>
          <w:spacing w:val="-4"/>
        </w:rPr>
        <w:t>Name:</w:t>
      </w:r>
      <w:r w:rsidRPr="00165F87">
        <w:t xml:space="preserve"> </w:t>
      </w:r>
      <w:r>
        <w:t>William Kao</w:t>
      </w:r>
    </w:p>
    <w:p w14:paraId="0F9383F3" w14:textId="0422BF5F" w:rsidR="00A6796D" w:rsidRPr="00165F87" w:rsidRDefault="00A6796D" w:rsidP="00A6796D">
      <w:pPr>
        <w:pStyle w:val="BodyText"/>
        <w:tabs>
          <w:tab w:val="left" w:pos="4039"/>
        </w:tabs>
        <w:ind w:right="6199"/>
        <w:jc w:val="both"/>
      </w:pPr>
      <w:r w:rsidRPr="00165F87">
        <w:t xml:space="preserve">Title: </w:t>
      </w:r>
      <w:r>
        <w:t>Trustee</w:t>
      </w:r>
    </w:p>
    <w:p w14:paraId="3F6303BB" w14:textId="77777777" w:rsidR="00541CB9" w:rsidRPr="00A91502" w:rsidRDefault="00541CB9" w:rsidP="0046220D">
      <w:pPr>
        <w:pStyle w:val="AREAbodytext"/>
        <w:jc w:val="both"/>
        <w:rPr>
          <w:rFonts w:ascii="Times New Roman" w:hAnsi="Times New Roman"/>
          <w:b/>
          <w:color w:val="auto"/>
          <w:sz w:val="22"/>
          <w:szCs w:val="22"/>
        </w:rPr>
      </w:pPr>
    </w:p>
    <w:p w14:paraId="6E34E6DF" w14:textId="77777777" w:rsidR="00541CB9" w:rsidRPr="00A91502" w:rsidRDefault="00541CB9" w:rsidP="0046220D">
      <w:pPr>
        <w:pStyle w:val="AREAbodytext"/>
        <w:jc w:val="both"/>
        <w:rPr>
          <w:rFonts w:ascii="Times New Roman" w:hAnsi="Times New Roman"/>
          <w:b/>
          <w:color w:val="auto"/>
          <w:sz w:val="22"/>
          <w:szCs w:val="22"/>
        </w:rPr>
      </w:pPr>
    </w:p>
    <w:p w14:paraId="3733844F" w14:textId="73F2E022" w:rsidR="00743A3C" w:rsidRPr="00165F87" w:rsidRDefault="0046220D" w:rsidP="0046220D">
      <w:pPr>
        <w:rPr>
          <w:rFonts w:ascii="Times New Roman" w:hAnsi="Times New Roman" w:cs="Times New Roman"/>
          <w:sz w:val="22"/>
          <w:szCs w:val="22"/>
        </w:rPr>
      </w:pPr>
      <w:r w:rsidRPr="00A91502">
        <w:rPr>
          <w:rFonts w:ascii="Times New Roman" w:hAnsi="Times New Roman" w:cs="Times New Roman"/>
          <w:sz w:val="22"/>
          <w:szCs w:val="22"/>
        </w:rPr>
        <w:t xml:space="preserve">Accepted and </w:t>
      </w:r>
      <w:proofErr w:type="gramStart"/>
      <w:r w:rsidRPr="00A91502">
        <w:rPr>
          <w:rFonts w:ascii="Times New Roman" w:hAnsi="Times New Roman" w:cs="Times New Roman"/>
          <w:sz w:val="22"/>
          <w:szCs w:val="22"/>
        </w:rPr>
        <w:t>Agreed</w:t>
      </w:r>
      <w:proofErr w:type="gramEnd"/>
      <w:r w:rsidRPr="00A91502">
        <w:rPr>
          <w:rFonts w:ascii="Times New Roman" w:hAnsi="Times New Roman" w:cs="Times New Roman"/>
          <w:sz w:val="22"/>
          <w:szCs w:val="22"/>
        </w:rPr>
        <w:t xml:space="preserve"> t</w:t>
      </w:r>
      <w:r w:rsidRPr="00165F87">
        <w:rPr>
          <w:rFonts w:ascii="Times New Roman" w:hAnsi="Times New Roman" w:cs="Times New Roman"/>
          <w:sz w:val="22"/>
          <w:szCs w:val="22"/>
        </w:rPr>
        <w:t>o by:</w:t>
      </w:r>
    </w:p>
    <w:p w14:paraId="4CAD9EE7" w14:textId="77777777" w:rsidR="007357C7" w:rsidRPr="00165F87" w:rsidRDefault="007357C7" w:rsidP="007357C7">
      <w:pPr>
        <w:pStyle w:val="BodyText"/>
        <w:spacing w:before="5"/>
      </w:pPr>
      <w:r w:rsidRPr="00165F87">
        <w:t>HANOVER INDUSTRIAL LLC</w:t>
      </w:r>
    </w:p>
    <w:p w14:paraId="3BB5F3DD" w14:textId="77777777" w:rsidR="007357C7" w:rsidRPr="00165F87" w:rsidRDefault="007357C7" w:rsidP="007357C7">
      <w:pPr>
        <w:pStyle w:val="BodyText"/>
        <w:spacing w:before="5"/>
      </w:pPr>
    </w:p>
    <w:p w14:paraId="4E5926FF" w14:textId="77777777" w:rsidR="007357C7" w:rsidRPr="00165F87" w:rsidRDefault="007357C7" w:rsidP="007357C7">
      <w:pPr>
        <w:pStyle w:val="BodyText"/>
        <w:spacing w:before="20"/>
      </w:pPr>
      <w:r w:rsidRPr="00165F87">
        <w:tab/>
      </w:r>
    </w:p>
    <w:p w14:paraId="4D39E9F0" w14:textId="77777777" w:rsidR="007357C7" w:rsidRPr="00165F87" w:rsidRDefault="007357C7" w:rsidP="007357C7">
      <w:pPr>
        <w:pStyle w:val="BodyText"/>
        <w:tabs>
          <w:tab w:val="left" w:pos="4039"/>
        </w:tabs>
        <w:ind w:right="6199"/>
        <w:jc w:val="both"/>
      </w:pPr>
      <w:proofErr w:type="gramStart"/>
      <w:r w:rsidRPr="00165F87">
        <w:t>By:</w:t>
      </w:r>
      <w:proofErr w:type="gramEnd"/>
      <w:r w:rsidRPr="00165F87">
        <w:t xml:space="preserve"> </w:t>
      </w:r>
      <w:r w:rsidRPr="00165F87">
        <w:rPr>
          <w:u w:val="single"/>
        </w:rPr>
        <w:tab/>
      </w:r>
      <w:r w:rsidRPr="00165F87">
        <w:t xml:space="preserve"> </w:t>
      </w:r>
    </w:p>
    <w:p w14:paraId="41D08C35" w14:textId="77777777" w:rsidR="007357C7" w:rsidRPr="00165F87" w:rsidRDefault="007357C7" w:rsidP="007357C7">
      <w:pPr>
        <w:pStyle w:val="BodyText"/>
        <w:tabs>
          <w:tab w:val="left" w:pos="4039"/>
        </w:tabs>
        <w:ind w:right="6199"/>
        <w:jc w:val="both"/>
      </w:pPr>
      <w:r w:rsidRPr="00165F87">
        <w:rPr>
          <w:spacing w:val="-4"/>
        </w:rPr>
        <w:t>Name:</w:t>
      </w:r>
      <w:r w:rsidRPr="00165F87">
        <w:t xml:space="preserve"> Theresa Blades </w:t>
      </w:r>
    </w:p>
    <w:p w14:paraId="789F95EE" w14:textId="77777777" w:rsidR="007357C7" w:rsidRPr="00165F87" w:rsidRDefault="007357C7" w:rsidP="007357C7">
      <w:pPr>
        <w:pStyle w:val="BodyText"/>
        <w:tabs>
          <w:tab w:val="left" w:pos="4039"/>
        </w:tabs>
        <w:ind w:right="6199"/>
        <w:jc w:val="both"/>
      </w:pPr>
      <w:r w:rsidRPr="00165F87">
        <w:t>Title: Chief Investment Officer</w:t>
      </w:r>
    </w:p>
    <w:p w14:paraId="763BA486" w14:textId="77777777" w:rsidR="007357C7" w:rsidRPr="00165F87" w:rsidRDefault="007357C7" w:rsidP="0046220D">
      <w:pPr>
        <w:rPr>
          <w:rFonts w:ascii="Times New Roman" w:hAnsi="Times New Roman" w:cs="Times New Roman"/>
          <w:sz w:val="22"/>
          <w:szCs w:val="22"/>
        </w:rPr>
      </w:pPr>
    </w:p>
    <w:p w14:paraId="778C8917" w14:textId="0D3AADC3" w:rsidR="0046220D" w:rsidRPr="00A91502" w:rsidRDefault="0046220D" w:rsidP="007357C7">
      <w:pPr>
        <w:rPr>
          <w:rFonts w:ascii="Times New Roman" w:hAnsi="Times New Roman" w:cs="Times New Roman"/>
          <w:sz w:val="22"/>
          <w:szCs w:val="22"/>
        </w:rPr>
      </w:pPr>
    </w:p>
    <w:sectPr w:rsidR="0046220D" w:rsidRPr="00A915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24826"/>
    <w:multiLevelType w:val="hybridMultilevel"/>
    <w:tmpl w:val="30FA5AD0"/>
    <w:lvl w:ilvl="0" w:tplc="0409001B">
      <w:start w:val="1"/>
      <w:numFmt w:val="lowerRoman"/>
      <w:lvlText w:val="%1."/>
      <w:lvlJc w:val="right"/>
      <w:pPr>
        <w:ind w:left="3240" w:hanging="360"/>
      </w:pPr>
    </w:lvl>
    <w:lvl w:ilvl="1" w:tplc="04090019">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 w15:restartNumberingAfterBreak="0">
    <w:nsid w:val="4FF40A87"/>
    <w:multiLevelType w:val="hybridMultilevel"/>
    <w:tmpl w:val="387A0686"/>
    <w:lvl w:ilvl="0" w:tplc="EB3C009C">
      <w:start w:val="1"/>
      <w:numFmt w:val="decimal"/>
      <w:lvlText w:val="%1)"/>
      <w:lvlJc w:val="left"/>
      <w:pPr>
        <w:ind w:left="3591" w:hanging="632"/>
      </w:pPr>
      <w:rPr>
        <w:rFonts w:ascii="Times New Roman" w:eastAsia="Times New Roman" w:hAnsi="Times New Roman" w:cs="Times New Roman" w:hint="default"/>
        <w:b w:val="0"/>
        <w:bCs w:val="0"/>
        <w:i w:val="0"/>
        <w:iCs w:val="0"/>
        <w:spacing w:val="0"/>
        <w:w w:val="100"/>
        <w:sz w:val="22"/>
        <w:szCs w:val="22"/>
        <w:lang w:val="en-US" w:eastAsia="en-US" w:bidi="ar-SA"/>
      </w:rPr>
    </w:lvl>
    <w:lvl w:ilvl="1" w:tplc="A36E434A">
      <w:start w:val="1"/>
      <w:numFmt w:val="lowerLetter"/>
      <w:lvlText w:val="%2)"/>
      <w:lvlJc w:val="left"/>
      <w:pPr>
        <w:ind w:left="3320"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2" w:tplc="EE723C30">
      <w:numFmt w:val="bullet"/>
      <w:lvlText w:val="•"/>
      <w:lvlJc w:val="left"/>
      <w:pPr>
        <w:ind w:left="4337" w:hanging="361"/>
      </w:pPr>
      <w:rPr>
        <w:rFonts w:hint="default"/>
        <w:lang w:val="en-US" w:eastAsia="en-US" w:bidi="ar-SA"/>
      </w:rPr>
    </w:lvl>
    <w:lvl w:ilvl="3" w:tplc="64C8C040">
      <w:numFmt w:val="bullet"/>
      <w:lvlText w:val="•"/>
      <w:lvlJc w:val="left"/>
      <w:pPr>
        <w:ind w:left="5075" w:hanging="361"/>
      </w:pPr>
      <w:rPr>
        <w:rFonts w:hint="default"/>
        <w:lang w:val="en-US" w:eastAsia="en-US" w:bidi="ar-SA"/>
      </w:rPr>
    </w:lvl>
    <w:lvl w:ilvl="4" w:tplc="EF9E3A4E">
      <w:numFmt w:val="bullet"/>
      <w:lvlText w:val="•"/>
      <w:lvlJc w:val="left"/>
      <w:pPr>
        <w:ind w:left="5813" w:hanging="361"/>
      </w:pPr>
      <w:rPr>
        <w:rFonts w:hint="default"/>
        <w:lang w:val="en-US" w:eastAsia="en-US" w:bidi="ar-SA"/>
      </w:rPr>
    </w:lvl>
    <w:lvl w:ilvl="5" w:tplc="38043DDA">
      <w:numFmt w:val="bullet"/>
      <w:lvlText w:val="•"/>
      <w:lvlJc w:val="left"/>
      <w:pPr>
        <w:ind w:left="6551" w:hanging="361"/>
      </w:pPr>
      <w:rPr>
        <w:rFonts w:hint="default"/>
        <w:lang w:val="en-US" w:eastAsia="en-US" w:bidi="ar-SA"/>
      </w:rPr>
    </w:lvl>
    <w:lvl w:ilvl="6" w:tplc="2DB03800">
      <w:numFmt w:val="bullet"/>
      <w:lvlText w:val="•"/>
      <w:lvlJc w:val="left"/>
      <w:pPr>
        <w:ind w:left="7288" w:hanging="361"/>
      </w:pPr>
      <w:rPr>
        <w:rFonts w:hint="default"/>
        <w:lang w:val="en-US" w:eastAsia="en-US" w:bidi="ar-SA"/>
      </w:rPr>
    </w:lvl>
    <w:lvl w:ilvl="7" w:tplc="B198C686">
      <w:numFmt w:val="bullet"/>
      <w:lvlText w:val="•"/>
      <w:lvlJc w:val="left"/>
      <w:pPr>
        <w:ind w:left="8026" w:hanging="361"/>
      </w:pPr>
      <w:rPr>
        <w:rFonts w:hint="default"/>
        <w:lang w:val="en-US" w:eastAsia="en-US" w:bidi="ar-SA"/>
      </w:rPr>
    </w:lvl>
    <w:lvl w:ilvl="8" w:tplc="B53686CA">
      <w:numFmt w:val="bullet"/>
      <w:lvlText w:val="•"/>
      <w:lvlJc w:val="left"/>
      <w:pPr>
        <w:ind w:left="8764" w:hanging="361"/>
      </w:pPr>
      <w:rPr>
        <w:rFonts w:hint="default"/>
        <w:lang w:val="en-US" w:eastAsia="en-US" w:bidi="ar-SA"/>
      </w:rPr>
    </w:lvl>
  </w:abstractNum>
  <w:num w:numId="1" w16cid:durableId="537427109">
    <w:abstractNumId w:val="0"/>
  </w:num>
  <w:num w:numId="2" w16cid:durableId="168593566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than Kao">
    <w15:presenceInfo w15:providerId="AD" w15:userId="S::EKao@hanoverco.com::4893da6e-9d2a-4ce8-a95b-1aa480f8097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CB9"/>
    <w:rsid w:val="000D7428"/>
    <w:rsid w:val="000F2CDE"/>
    <w:rsid w:val="000F465B"/>
    <w:rsid w:val="00165F87"/>
    <w:rsid w:val="00183861"/>
    <w:rsid w:val="001876E2"/>
    <w:rsid w:val="001C4D8E"/>
    <w:rsid w:val="001E019A"/>
    <w:rsid w:val="00213652"/>
    <w:rsid w:val="0022079D"/>
    <w:rsid w:val="002C2B9F"/>
    <w:rsid w:val="002C38E6"/>
    <w:rsid w:val="00302AAA"/>
    <w:rsid w:val="00310569"/>
    <w:rsid w:val="00314EBE"/>
    <w:rsid w:val="003A60FA"/>
    <w:rsid w:val="003C1395"/>
    <w:rsid w:val="003E4E17"/>
    <w:rsid w:val="003E6A0E"/>
    <w:rsid w:val="00413ECD"/>
    <w:rsid w:val="00420CFE"/>
    <w:rsid w:val="00450651"/>
    <w:rsid w:val="00450A79"/>
    <w:rsid w:val="0046220D"/>
    <w:rsid w:val="00486E13"/>
    <w:rsid w:val="004B4EC8"/>
    <w:rsid w:val="004D0402"/>
    <w:rsid w:val="00541CB9"/>
    <w:rsid w:val="00541DA7"/>
    <w:rsid w:val="00566C84"/>
    <w:rsid w:val="0058491A"/>
    <w:rsid w:val="005B3773"/>
    <w:rsid w:val="006069DD"/>
    <w:rsid w:val="00626732"/>
    <w:rsid w:val="0065169F"/>
    <w:rsid w:val="00680AC9"/>
    <w:rsid w:val="0068387D"/>
    <w:rsid w:val="006B2144"/>
    <w:rsid w:val="006B66B0"/>
    <w:rsid w:val="006F1CA4"/>
    <w:rsid w:val="0071102F"/>
    <w:rsid w:val="00716703"/>
    <w:rsid w:val="00733B0A"/>
    <w:rsid w:val="007357C7"/>
    <w:rsid w:val="00743A3C"/>
    <w:rsid w:val="00784756"/>
    <w:rsid w:val="007A6A99"/>
    <w:rsid w:val="008C778F"/>
    <w:rsid w:val="008F2323"/>
    <w:rsid w:val="00901504"/>
    <w:rsid w:val="00901A24"/>
    <w:rsid w:val="00913D7D"/>
    <w:rsid w:val="00921623"/>
    <w:rsid w:val="009235CC"/>
    <w:rsid w:val="0099564A"/>
    <w:rsid w:val="009D3C13"/>
    <w:rsid w:val="00A06E2E"/>
    <w:rsid w:val="00A205D0"/>
    <w:rsid w:val="00A3759E"/>
    <w:rsid w:val="00A571DA"/>
    <w:rsid w:val="00A606DD"/>
    <w:rsid w:val="00A610F7"/>
    <w:rsid w:val="00A67969"/>
    <w:rsid w:val="00A6796D"/>
    <w:rsid w:val="00A91502"/>
    <w:rsid w:val="00A93D8E"/>
    <w:rsid w:val="00AD14FD"/>
    <w:rsid w:val="00AE65DB"/>
    <w:rsid w:val="00B80293"/>
    <w:rsid w:val="00C25EC3"/>
    <w:rsid w:val="00C30CB4"/>
    <w:rsid w:val="00C67913"/>
    <w:rsid w:val="00CC014F"/>
    <w:rsid w:val="00CC22EF"/>
    <w:rsid w:val="00CE078F"/>
    <w:rsid w:val="00D07344"/>
    <w:rsid w:val="00D204B9"/>
    <w:rsid w:val="00D64A8E"/>
    <w:rsid w:val="00D71329"/>
    <w:rsid w:val="00D92DB9"/>
    <w:rsid w:val="00DD34D5"/>
    <w:rsid w:val="00DD797D"/>
    <w:rsid w:val="00DE2781"/>
    <w:rsid w:val="00DF4106"/>
    <w:rsid w:val="00E03BAC"/>
    <w:rsid w:val="00E16478"/>
    <w:rsid w:val="00EF496F"/>
    <w:rsid w:val="00F07B91"/>
    <w:rsid w:val="00F86727"/>
    <w:rsid w:val="00F87ED0"/>
    <w:rsid w:val="00FB68A6"/>
    <w:rsid w:val="00FD43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E95E5"/>
  <w15:chartTrackingRefBased/>
  <w15:docId w15:val="{8AE29D23-AE3B-4E19-931E-1D9B68731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1C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1C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1C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1C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1C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1C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C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C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C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C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1C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1C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1C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1C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1C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C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C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CB9"/>
    <w:rPr>
      <w:rFonts w:eastAsiaTheme="majorEastAsia" w:cstheme="majorBidi"/>
      <w:color w:val="272727" w:themeColor="text1" w:themeTint="D8"/>
    </w:rPr>
  </w:style>
  <w:style w:type="paragraph" w:styleId="Title">
    <w:name w:val="Title"/>
    <w:basedOn w:val="Normal"/>
    <w:next w:val="Normal"/>
    <w:link w:val="TitleChar"/>
    <w:uiPriority w:val="10"/>
    <w:qFormat/>
    <w:rsid w:val="00541C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C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C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C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CB9"/>
    <w:pPr>
      <w:spacing w:before="160"/>
      <w:jc w:val="center"/>
    </w:pPr>
    <w:rPr>
      <w:i/>
      <w:iCs/>
      <w:color w:val="404040" w:themeColor="text1" w:themeTint="BF"/>
    </w:rPr>
  </w:style>
  <w:style w:type="character" w:customStyle="1" w:styleId="QuoteChar">
    <w:name w:val="Quote Char"/>
    <w:basedOn w:val="DefaultParagraphFont"/>
    <w:link w:val="Quote"/>
    <w:uiPriority w:val="29"/>
    <w:rsid w:val="00541CB9"/>
    <w:rPr>
      <w:i/>
      <w:iCs/>
      <w:color w:val="404040" w:themeColor="text1" w:themeTint="BF"/>
    </w:rPr>
  </w:style>
  <w:style w:type="paragraph" w:styleId="ListParagraph">
    <w:name w:val="List Paragraph"/>
    <w:basedOn w:val="Normal"/>
    <w:uiPriority w:val="34"/>
    <w:qFormat/>
    <w:rsid w:val="00541CB9"/>
    <w:pPr>
      <w:ind w:left="720"/>
      <w:contextualSpacing/>
    </w:pPr>
  </w:style>
  <w:style w:type="character" w:styleId="IntenseEmphasis">
    <w:name w:val="Intense Emphasis"/>
    <w:basedOn w:val="DefaultParagraphFont"/>
    <w:uiPriority w:val="21"/>
    <w:qFormat/>
    <w:rsid w:val="00541CB9"/>
    <w:rPr>
      <w:i/>
      <w:iCs/>
      <w:color w:val="0F4761" w:themeColor="accent1" w:themeShade="BF"/>
    </w:rPr>
  </w:style>
  <w:style w:type="paragraph" w:styleId="IntenseQuote">
    <w:name w:val="Intense Quote"/>
    <w:basedOn w:val="Normal"/>
    <w:next w:val="Normal"/>
    <w:link w:val="IntenseQuoteChar"/>
    <w:uiPriority w:val="30"/>
    <w:qFormat/>
    <w:rsid w:val="00541C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1CB9"/>
    <w:rPr>
      <w:i/>
      <w:iCs/>
      <w:color w:val="0F4761" w:themeColor="accent1" w:themeShade="BF"/>
    </w:rPr>
  </w:style>
  <w:style w:type="character" w:styleId="IntenseReference">
    <w:name w:val="Intense Reference"/>
    <w:basedOn w:val="DefaultParagraphFont"/>
    <w:uiPriority w:val="32"/>
    <w:qFormat/>
    <w:rsid w:val="00541CB9"/>
    <w:rPr>
      <w:b/>
      <w:bCs/>
      <w:smallCaps/>
      <w:color w:val="0F4761" w:themeColor="accent1" w:themeShade="BF"/>
      <w:spacing w:val="5"/>
    </w:rPr>
  </w:style>
  <w:style w:type="paragraph" w:customStyle="1" w:styleId="AREAbodytext">
    <w:name w:val="AREA body text"/>
    <w:rsid w:val="00541CB9"/>
    <w:pPr>
      <w:spacing w:after="0" w:line="240" w:lineRule="auto"/>
    </w:pPr>
    <w:rPr>
      <w:rFonts w:ascii="Verdana" w:eastAsia="Times New Roman" w:hAnsi="Verdana" w:cs="Times New Roman"/>
      <w:color w:val="505050"/>
      <w:kern w:val="0"/>
      <w:sz w:val="18"/>
      <w14:ligatures w14:val="none"/>
    </w:rPr>
  </w:style>
  <w:style w:type="character" w:customStyle="1" w:styleId="ui-provider">
    <w:name w:val="ui-provider"/>
    <w:basedOn w:val="DefaultParagraphFont"/>
    <w:rsid w:val="00541CB9"/>
  </w:style>
  <w:style w:type="paragraph" w:styleId="Revision">
    <w:name w:val="Revision"/>
    <w:hidden/>
    <w:uiPriority w:val="99"/>
    <w:semiHidden/>
    <w:rsid w:val="00901504"/>
    <w:pPr>
      <w:spacing w:after="0" w:line="240" w:lineRule="auto"/>
    </w:pPr>
  </w:style>
  <w:style w:type="paragraph" w:styleId="BodyText">
    <w:name w:val="Body Text"/>
    <w:basedOn w:val="Normal"/>
    <w:link w:val="BodyTextChar"/>
    <w:uiPriority w:val="1"/>
    <w:qFormat/>
    <w:rsid w:val="0046220D"/>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character" w:customStyle="1" w:styleId="BodyTextChar">
    <w:name w:val="Body Text Char"/>
    <w:basedOn w:val="DefaultParagraphFont"/>
    <w:link w:val="BodyText"/>
    <w:uiPriority w:val="1"/>
    <w:rsid w:val="0046220D"/>
    <w:rPr>
      <w:rFonts w:ascii="Times New Roman" w:eastAsia="Times New Roman" w:hAnsi="Times New Roman" w:cs="Times New Roman"/>
      <w:kern w:val="0"/>
      <w:sz w:val="22"/>
      <w:szCs w:val="22"/>
      <w14:ligatures w14:val="none"/>
    </w:rPr>
  </w:style>
  <w:style w:type="character" w:styleId="CommentReference">
    <w:name w:val="annotation reference"/>
    <w:basedOn w:val="DefaultParagraphFont"/>
    <w:uiPriority w:val="99"/>
    <w:semiHidden/>
    <w:unhideWhenUsed/>
    <w:rsid w:val="007357C7"/>
    <w:rPr>
      <w:sz w:val="16"/>
      <w:szCs w:val="16"/>
    </w:rPr>
  </w:style>
  <w:style w:type="paragraph" w:styleId="CommentText">
    <w:name w:val="annotation text"/>
    <w:basedOn w:val="Normal"/>
    <w:link w:val="CommentTextChar"/>
    <w:uiPriority w:val="99"/>
    <w:unhideWhenUsed/>
    <w:rsid w:val="007357C7"/>
    <w:pPr>
      <w:spacing w:line="240" w:lineRule="auto"/>
    </w:pPr>
    <w:rPr>
      <w:sz w:val="20"/>
      <w:szCs w:val="20"/>
    </w:rPr>
  </w:style>
  <w:style w:type="character" w:customStyle="1" w:styleId="CommentTextChar">
    <w:name w:val="Comment Text Char"/>
    <w:basedOn w:val="DefaultParagraphFont"/>
    <w:link w:val="CommentText"/>
    <w:uiPriority w:val="99"/>
    <w:rsid w:val="007357C7"/>
    <w:rPr>
      <w:sz w:val="20"/>
      <w:szCs w:val="20"/>
    </w:rPr>
  </w:style>
  <w:style w:type="paragraph" w:styleId="CommentSubject">
    <w:name w:val="annotation subject"/>
    <w:basedOn w:val="CommentText"/>
    <w:next w:val="CommentText"/>
    <w:link w:val="CommentSubjectChar"/>
    <w:uiPriority w:val="99"/>
    <w:semiHidden/>
    <w:unhideWhenUsed/>
    <w:rsid w:val="007357C7"/>
    <w:rPr>
      <w:b/>
      <w:bCs/>
    </w:rPr>
  </w:style>
  <w:style w:type="character" w:customStyle="1" w:styleId="CommentSubjectChar">
    <w:name w:val="Comment Subject Char"/>
    <w:basedOn w:val="CommentTextChar"/>
    <w:link w:val="CommentSubject"/>
    <w:uiPriority w:val="99"/>
    <w:semiHidden/>
    <w:rsid w:val="007357C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987E55-CA7A-4CAA-B949-AC7E8F8DBD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2547</Words>
  <Characters>14523</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Theresa Blades</dc:creator>
  <cp:keywords/>
  <dc:description/>
  <cp:lastModifiedBy>Ethan Kao</cp:lastModifiedBy>
  <cp:revision>4</cp:revision>
  <dcterms:created xsi:type="dcterms:W3CDTF">2026-06-12T21:07:00Z</dcterms:created>
  <dcterms:modified xsi:type="dcterms:W3CDTF">2026-06-12T21:34:00Z</dcterms:modified>
</cp:coreProperties>
</file>